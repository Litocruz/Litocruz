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0E27B" w14:textId="77777777" w:rsidR="004370F1" w:rsidRDefault="002F5270">
      <w:pPr>
        <w:pStyle w:val="Ttulo1"/>
        <w:keepNext w:val="0"/>
        <w:keepLines w:val="0"/>
        <w:spacing w:before="0" w:after="120"/>
        <w:rPr>
          <w:rFonts w:ascii="Arial" w:eastAsia="Arial" w:hAnsi="Arial" w:cs="Arial"/>
          <w:b/>
          <w:bCs/>
          <w:color w:val="1F1F1F"/>
          <w:sz w:val="46"/>
          <w:szCs w:val="46"/>
        </w:rPr>
      </w:pPr>
      <w:bookmarkStart w:id="0" w:name="_x033v78ftnlb" w:colFirst="0" w:colLast="0"/>
      <w:bookmarkEnd w:id="0"/>
      <w:r>
        <w:rPr>
          <w:rFonts w:ascii="Arial" w:eastAsia="Arial" w:hAnsi="Arial" w:cs="Arial"/>
          <w:b/>
          <w:bCs/>
          <w:color w:val="1F1F1F"/>
          <w:sz w:val="46"/>
          <w:szCs w:val="46"/>
        </w:rPr>
        <w:t xml:space="preserve">Estrategia de Modernización: </w:t>
      </w:r>
      <w:proofErr w:type="spellStart"/>
      <w:r>
        <w:rPr>
          <w:rFonts w:ascii="Arial" w:eastAsia="Arial" w:hAnsi="Arial" w:cs="Arial"/>
          <w:b/>
          <w:bCs/>
          <w:color w:val="1F1F1F"/>
          <w:sz w:val="46"/>
          <w:szCs w:val="46"/>
        </w:rPr>
        <w:t>Secure</w:t>
      </w:r>
      <w:proofErr w:type="spellEnd"/>
      <w:r>
        <w:rPr>
          <w:rFonts w:ascii="Arial" w:eastAsia="Arial" w:hAnsi="Arial" w:cs="Arial"/>
          <w:b/>
          <w:bCs/>
          <w:color w:val="1F1F1F"/>
          <w:sz w:val="46"/>
          <w:szCs w:val="46"/>
        </w:rPr>
        <w:t xml:space="preserve"> Boot y Actualización 2026</w:t>
      </w:r>
    </w:p>
    <w:p w14:paraId="5D4D8B35" w14:textId="77777777" w:rsidR="004370F1" w:rsidRDefault="002F5270">
      <w:pPr>
        <w:spacing w:after="240"/>
        <w:rPr>
          <w:color w:val="1F1F1F"/>
        </w:rPr>
      </w:pPr>
      <w:r>
        <w:rPr>
          <w:color w:val="1F1F1F"/>
        </w:rPr>
        <w:t>Este documento recopila los requisitos técnicos, hallazgos del relevamiento y el estado actual de la flota de servidores Linux para asegurar la continuidad operativa ante la rotación de certificados de junio de 2026.</w:t>
      </w:r>
    </w:p>
    <w:p w14:paraId="02E25A48" w14:textId="77777777" w:rsidR="004370F1" w:rsidRDefault="002F5270">
      <w:pPr>
        <w:rPr>
          <w:color w:val="1F1F1F"/>
        </w:rPr>
      </w:pPr>
      <w:r>
        <w:pict w14:anchorId="21373863">
          <v:rect id="_x0000_i1025" style="width:0;height:1.5pt" o:hralign="center" o:hrstd="t" o:hr="t" fillcolor="#a0a0a0" stroked="f"/>
        </w:pict>
      </w:r>
    </w:p>
    <w:p w14:paraId="40AE3075" w14:textId="77777777" w:rsidR="004370F1" w:rsidRDefault="002F5270">
      <w:pPr>
        <w:pStyle w:val="Ttulo2"/>
        <w:keepNext w:val="0"/>
        <w:keepLines w:val="0"/>
        <w:spacing w:before="0" w:after="120"/>
        <w:rPr>
          <w:rFonts w:ascii="Arial" w:eastAsia="Arial" w:hAnsi="Arial" w:cs="Arial"/>
          <w:color w:val="1F1F1F"/>
          <w:sz w:val="34"/>
          <w:szCs w:val="34"/>
        </w:rPr>
      </w:pPr>
      <w:bookmarkStart w:id="1" w:name="_h62z8wy3yw65" w:colFirst="0" w:colLast="0"/>
      <w:bookmarkEnd w:id="1"/>
      <w:r>
        <w:rPr>
          <w:rFonts w:ascii="Arial" w:eastAsia="Arial" w:hAnsi="Arial" w:cs="Arial"/>
          <w:color w:val="1F1F1F"/>
          <w:sz w:val="34"/>
          <w:szCs w:val="34"/>
        </w:rPr>
        <w:t>1. Requisitos Técnicos Obligatorios</w:t>
      </w:r>
    </w:p>
    <w:p w14:paraId="7585CA1A" w14:textId="77777777" w:rsidR="004370F1" w:rsidRDefault="002F5270">
      <w:pPr>
        <w:spacing w:after="240"/>
        <w:rPr>
          <w:color w:val="1F1F1F"/>
        </w:rPr>
      </w:pPr>
      <w:r>
        <w:rPr>
          <w:color w:val="1F1F1F"/>
        </w:rPr>
        <w:t>La viabilidad del arranque seguro (</w:t>
      </w:r>
      <w:proofErr w:type="spellStart"/>
      <w:r>
        <w:rPr>
          <w:color w:val="1F1F1F"/>
        </w:rPr>
        <w:t>Secure</w:t>
      </w:r>
      <w:proofErr w:type="spellEnd"/>
      <w:r>
        <w:rPr>
          <w:color w:val="1F1F1F"/>
        </w:rPr>
        <w:t xml:space="preserve"> Boot) en </w:t>
      </w:r>
      <w:proofErr w:type="spellStart"/>
      <w:r>
        <w:rPr>
          <w:color w:val="1F1F1F"/>
        </w:rPr>
        <w:t>vSphere</w:t>
      </w:r>
      <w:proofErr w:type="spellEnd"/>
      <w:r>
        <w:rPr>
          <w:color w:val="1F1F1F"/>
        </w:rPr>
        <w:t xml:space="preserve"> depende de la convergencia de tres capas tecnológicas:</w:t>
      </w:r>
    </w:p>
    <w:p w14:paraId="28A730DF" w14:textId="77777777" w:rsidR="004370F1" w:rsidRDefault="002F5270">
      <w:pPr>
        <w:pStyle w:val="Ttulo3"/>
        <w:keepNext w:val="0"/>
        <w:keepLines w:val="0"/>
        <w:spacing w:before="0" w:after="120"/>
        <w:rPr>
          <w:rFonts w:ascii="Arial" w:eastAsia="Arial" w:hAnsi="Arial" w:cs="Arial"/>
          <w:color w:val="1F1F1F"/>
          <w:sz w:val="26"/>
          <w:szCs w:val="26"/>
        </w:rPr>
      </w:pPr>
      <w:bookmarkStart w:id="2" w:name="_f6is2w246onz" w:colFirst="0" w:colLast="0"/>
      <w:bookmarkEnd w:id="2"/>
      <w:r>
        <w:rPr>
          <w:rFonts w:ascii="Arial" w:eastAsia="Arial" w:hAnsi="Arial" w:cs="Arial"/>
          <w:color w:val="1F1F1F"/>
          <w:sz w:val="26"/>
          <w:szCs w:val="26"/>
        </w:rPr>
        <w:t>Capa 1: Hipervisor y Hardware Virtual</w:t>
      </w:r>
    </w:p>
    <w:p w14:paraId="310AA45E" w14:textId="77777777" w:rsidR="004370F1" w:rsidRDefault="002F5270">
      <w:pPr>
        <w:numPr>
          <w:ilvl w:val="0"/>
          <w:numId w:val="4"/>
        </w:numPr>
      </w:pPr>
      <w:r>
        <w:rPr>
          <w:b/>
          <w:bCs/>
          <w:color w:val="1F1F1F"/>
        </w:rPr>
        <w:t xml:space="preserve">Compatibilidad de Hardware (VM </w:t>
      </w:r>
      <w:proofErr w:type="spellStart"/>
      <w:r>
        <w:rPr>
          <w:b/>
          <w:bCs/>
          <w:color w:val="1F1F1F"/>
        </w:rPr>
        <w:t>Version</w:t>
      </w:r>
      <w:proofErr w:type="spellEnd"/>
      <w:r>
        <w:rPr>
          <w:b/>
          <w:bCs/>
          <w:color w:val="1F1F1F"/>
        </w:rPr>
        <w:t xml:space="preserve"> 13+):</w:t>
      </w:r>
      <w:r>
        <w:rPr>
          <w:color w:val="1F1F1F"/>
        </w:rPr>
        <w:t xml:space="preserve"> Versión mínima requerida (</w:t>
      </w:r>
      <w:proofErr w:type="spellStart"/>
      <w:r>
        <w:rPr>
          <w:color w:val="1F1F1F"/>
        </w:rPr>
        <w:t>ESXi</w:t>
      </w:r>
      <w:proofErr w:type="spellEnd"/>
      <w:r>
        <w:rPr>
          <w:color w:val="1F1F1F"/>
        </w:rPr>
        <w:t xml:space="preserve"> 6.5+) para soporte oficial de </w:t>
      </w:r>
      <w:proofErr w:type="spellStart"/>
      <w:r>
        <w:rPr>
          <w:color w:val="1F1F1F"/>
        </w:rPr>
        <w:t>Secure</w:t>
      </w:r>
      <w:proofErr w:type="spellEnd"/>
      <w:r>
        <w:rPr>
          <w:color w:val="1F1F1F"/>
        </w:rPr>
        <w:t xml:space="preserve"> Boot.</w:t>
      </w:r>
    </w:p>
    <w:p w14:paraId="00507D53" w14:textId="77777777" w:rsidR="004370F1" w:rsidRDefault="002F5270">
      <w:pPr>
        <w:numPr>
          <w:ilvl w:val="0"/>
          <w:numId w:val="4"/>
        </w:numPr>
        <w:spacing w:after="360"/>
      </w:pPr>
      <w:r>
        <w:rPr>
          <w:b/>
          <w:bCs/>
          <w:color w:val="1F1F1F"/>
        </w:rPr>
        <w:t>Firmware UEFI:</w:t>
      </w:r>
      <w:r>
        <w:rPr>
          <w:color w:val="1F1F1F"/>
        </w:rPr>
        <w:t xml:space="preserve"> La VM debe estar configurada obligatoriamente en modo </w:t>
      </w:r>
      <w:r>
        <w:rPr>
          <w:b/>
          <w:bCs/>
          <w:color w:val="1F1F1F"/>
        </w:rPr>
        <w:t>EFI</w:t>
      </w:r>
      <w:r>
        <w:rPr>
          <w:color w:val="1F1F1F"/>
        </w:rPr>
        <w:t>. El modo BIOS (Legacy) es incompatible.</w:t>
      </w:r>
    </w:p>
    <w:p w14:paraId="2AE47E18" w14:textId="77777777" w:rsidR="004370F1" w:rsidRDefault="002F5270">
      <w:pPr>
        <w:pStyle w:val="Ttulo3"/>
        <w:keepNext w:val="0"/>
        <w:keepLines w:val="0"/>
        <w:spacing w:before="0" w:after="120"/>
        <w:rPr>
          <w:rFonts w:ascii="Arial" w:eastAsia="Arial" w:hAnsi="Arial" w:cs="Arial"/>
          <w:color w:val="1F1F1F"/>
          <w:sz w:val="26"/>
          <w:szCs w:val="26"/>
        </w:rPr>
      </w:pPr>
      <w:bookmarkStart w:id="3" w:name="_3r05z5ojvvy0" w:colFirst="0" w:colLast="0"/>
      <w:bookmarkEnd w:id="3"/>
      <w:r>
        <w:rPr>
          <w:rFonts w:ascii="Arial" w:eastAsia="Arial" w:hAnsi="Arial" w:cs="Arial"/>
          <w:color w:val="1F1F1F"/>
          <w:sz w:val="26"/>
          <w:szCs w:val="26"/>
        </w:rPr>
        <w:t xml:space="preserve">Capa 2: Sistema Operativo y </w:t>
      </w:r>
      <w:proofErr w:type="spellStart"/>
      <w:r>
        <w:rPr>
          <w:rFonts w:ascii="Arial" w:eastAsia="Arial" w:hAnsi="Arial" w:cs="Arial"/>
          <w:color w:val="1F1F1F"/>
          <w:sz w:val="26"/>
          <w:szCs w:val="26"/>
        </w:rPr>
        <w:t>Kernel</w:t>
      </w:r>
      <w:proofErr w:type="spellEnd"/>
    </w:p>
    <w:p w14:paraId="1AC62741" w14:textId="77777777" w:rsidR="004370F1" w:rsidRDefault="002F5270">
      <w:pPr>
        <w:numPr>
          <w:ilvl w:val="0"/>
          <w:numId w:val="9"/>
        </w:numPr>
      </w:pPr>
      <w:r>
        <w:rPr>
          <w:b/>
          <w:bCs/>
          <w:color w:val="1F1F1F"/>
        </w:rPr>
        <w:t>Distribuciones Soportadas:</w:t>
      </w:r>
      <w:r>
        <w:rPr>
          <w:color w:val="1F1F1F"/>
        </w:rPr>
        <w:t xml:space="preserve"> SLES 12+, RHEL 7.0+ y Ubuntu 14.04+.</w:t>
      </w:r>
    </w:p>
    <w:p w14:paraId="3EDCA3E2" w14:textId="77777777" w:rsidR="004370F1" w:rsidRDefault="002F5270">
      <w:pPr>
        <w:numPr>
          <w:ilvl w:val="0"/>
          <w:numId w:val="9"/>
        </w:numPr>
        <w:spacing w:after="360"/>
      </w:pPr>
      <w:r>
        <w:rPr>
          <w:b/>
          <w:bCs/>
          <w:color w:val="1F1F1F"/>
        </w:rPr>
        <w:t xml:space="preserve">Actualización </w:t>
      </w:r>
      <w:proofErr w:type="gramStart"/>
      <w:r>
        <w:rPr>
          <w:b/>
          <w:bCs/>
          <w:color w:val="1F1F1F"/>
        </w:rPr>
        <w:t>Junio</w:t>
      </w:r>
      <w:proofErr w:type="gramEnd"/>
      <w:r>
        <w:rPr>
          <w:b/>
          <w:bCs/>
          <w:color w:val="1F1F1F"/>
        </w:rPr>
        <w:t xml:space="preserve"> 2026:</w:t>
      </w:r>
      <w:r>
        <w:rPr>
          <w:color w:val="1F1F1F"/>
        </w:rPr>
        <w:t xml:space="preserve"> Los paquetes </w:t>
      </w:r>
      <w:proofErr w:type="spellStart"/>
      <w:r>
        <w:rPr>
          <w:color w:val="444746"/>
          <w:shd w:val="clear" w:color="auto" w:fill="E9EEF6"/>
        </w:rPr>
        <w:t>shim</w:t>
      </w:r>
      <w:proofErr w:type="spellEnd"/>
      <w:r>
        <w:rPr>
          <w:color w:val="1F1F1F"/>
        </w:rPr>
        <w:t xml:space="preserve"> y </w:t>
      </w:r>
      <w:r>
        <w:rPr>
          <w:color w:val="444746"/>
          <w:shd w:val="clear" w:color="auto" w:fill="E9EEF6"/>
        </w:rPr>
        <w:t>grub2</w:t>
      </w:r>
      <w:r>
        <w:rPr>
          <w:color w:val="1F1F1F"/>
        </w:rPr>
        <w:t xml:space="preserve"> deben estar actualizados (ej. Shim 15.8+ en SLES) para reconocer la clave </w:t>
      </w:r>
      <w:r>
        <w:rPr>
          <w:b/>
          <w:bCs/>
          <w:color w:val="1F1F1F"/>
        </w:rPr>
        <w:t>Microsoft UEFI CA 2023</w:t>
      </w:r>
      <w:r>
        <w:rPr>
          <w:color w:val="1F1F1F"/>
        </w:rPr>
        <w:t>, ya que la versión 2011 caduca en esa fecha.</w:t>
      </w:r>
    </w:p>
    <w:p w14:paraId="3187E294" w14:textId="77777777" w:rsidR="004370F1" w:rsidRDefault="002F5270">
      <w:pPr>
        <w:pStyle w:val="Ttulo3"/>
        <w:keepNext w:val="0"/>
        <w:keepLines w:val="0"/>
        <w:spacing w:before="0" w:after="120"/>
        <w:rPr>
          <w:rFonts w:ascii="Arial" w:eastAsia="Arial" w:hAnsi="Arial" w:cs="Arial"/>
          <w:color w:val="1F1F1F"/>
          <w:sz w:val="26"/>
          <w:szCs w:val="26"/>
        </w:rPr>
      </w:pPr>
      <w:bookmarkStart w:id="4" w:name="_ez0leskqkk3z" w:colFirst="0" w:colLast="0"/>
      <w:bookmarkEnd w:id="4"/>
      <w:r>
        <w:rPr>
          <w:rFonts w:ascii="Arial" w:eastAsia="Arial" w:hAnsi="Arial" w:cs="Arial"/>
          <w:color w:val="1F1F1F"/>
          <w:sz w:val="26"/>
          <w:szCs w:val="26"/>
        </w:rPr>
        <w:t>Capa 3: Agente de Seguridad (Trend Micro)</w:t>
      </w:r>
    </w:p>
    <w:p w14:paraId="450C1A90" w14:textId="77777777" w:rsidR="004370F1" w:rsidRDefault="002F5270">
      <w:pPr>
        <w:numPr>
          <w:ilvl w:val="0"/>
          <w:numId w:val="8"/>
        </w:numPr>
      </w:pPr>
      <w:r>
        <w:rPr>
          <w:b/>
          <w:bCs/>
          <w:color w:val="1F1F1F"/>
        </w:rPr>
        <w:t>Certificado 2022:</w:t>
      </w:r>
      <w:r>
        <w:rPr>
          <w:color w:val="1F1F1F"/>
        </w:rPr>
        <w:t xml:space="preserve"> Es mandatorio enrolar la versión </w:t>
      </w:r>
      <w:r>
        <w:rPr>
          <w:b/>
          <w:bCs/>
          <w:color w:val="1F1F1F"/>
        </w:rPr>
        <w:t>2022</w:t>
      </w:r>
      <w:r>
        <w:rPr>
          <w:color w:val="1F1F1F"/>
        </w:rPr>
        <w:t xml:space="preserve"> del certificado mediante el gestor MOK. Los </w:t>
      </w:r>
      <w:proofErr w:type="spellStart"/>
      <w:r>
        <w:rPr>
          <w:color w:val="1F1F1F"/>
        </w:rPr>
        <w:t>kernels</w:t>
      </w:r>
      <w:proofErr w:type="spellEnd"/>
      <w:r>
        <w:rPr>
          <w:color w:val="1F1F1F"/>
        </w:rPr>
        <w:t xml:space="preserve"> modernos rechazan la versión 2020, impidiendo la carga de los módulos de protección.</w:t>
      </w:r>
    </w:p>
    <w:p w14:paraId="7C63D522" w14:textId="77777777" w:rsidR="004370F1" w:rsidRDefault="002F5270">
      <w:pPr>
        <w:numPr>
          <w:ilvl w:val="0"/>
          <w:numId w:val="8"/>
        </w:numPr>
        <w:spacing w:after="360"/>
      </w:pPr>
      <w:r>
        <w:rPr>
          <w:b/>
          <w:bCs/>
          <w:color w:val="1F1F1F"/>
        </w:rPr>
        <w:t>Licenciamiento:</w:t>
      </w:r>
      <w:r>
        <w:rPr>
          <w:color w:val="1F1F1F"/>
        </w:rPr>
        <w:t xml:space="preserve"> El estado "</w:t>
      </w:r>
      <w:proofErr w:type="spellStart"/>
      <w:r>
        <w:rPr>
          <w:color w:val="1F1F1F"/>
        </w:rPr>
        <w:t>Verified</w:t>
      </w:r>
      <w:proofErr w:type="spellEnd"/>
      <w:r>
        <w:rPr>
          <w:color w:val="1F1F1F"/>
        </w:rPr>
        <w:t xml:space="preserve">" en la consola de Deep Security requiere la activación del módulo de </w:t>
      </w:r>
      <w:r>
        <w:rPr>
          <w:b/>
          <w:bCs/>
          <w:color w:val="1F1F1F"/>
        </w:rPr>
        <w:t xml:space="preserve">Integrity </w:t>
      </w:r>
      <w:proofErr w:type="spellStart"/>
      <w:r>
        <w:rPr>
          <w:b/>
          <w:bCs/>
          <w:color w:val="1F1F1F"/>
        </w:rPr>
        <w:t>Monitoring</w:t>
      </w:r>
      <w:proofErr w:type="spellEnd"/>
      <w:r>
        <w:rPr>
          <w:color w:val="1F1F1F"/>
        </w:rPr>
        <w:t>.</w:t>
      </w:r>
    </w:p>
    <w:p w14:paraId="1CF47CDA" w14:textId="77777777" w:rsidR="004370F1" w:rsidRDefault="002F5270">
      <w:pPr>
        <w:rPr>
          <w:color w:val="1F1F1F"/>
        </w:rPr>
      </w:pPr>
      <w:r>
        <w:pict w14:anchorId="5E7AF84B">
          <v:rect id="_x0000_i1026" style="width:0;height:1.5pt" o:hralign="center" o:hrstd="t" o:hr="t" fillcolor="#a0a0a0" stroked="f"/>
        </w:pict>
      </w:r>
    </w:p>
    <w:p w14:paraId="6A6688A4" w14:textId="77777777" w:rsidR="004370F1" w:rsidRDefault="002F5270">
      <w:pPr>
        <w:pStyle w:val="Ttulo2"/>
        <w:keepNext w:val="0"/>
        <w:keepLines w:val="0"/>
        <w:spacing w:before="0" w:after="120"/>
        <w:rPr>
          <w:rFonts w:ascii="Arial" w:eastAsia="Arial" w:hAnsi="Arial" w:cs="Arial"/>
          <w:color w:val="1F1F1F"/>
          <w:sz w:val="34"/>
          <w:szCs w:val="34"/>
        </w:rPr>
      </w:pPr>
      <w:bookmarkStart w:id="5" w:name="_az4k326b8vgu" w:colFirst="0" w:colLast="0"/>
      <w:bookmarkEnd w:id="5"/>
      <w:r>
        <w:rPr>
          <w:rFonts w:ascii="Arial" w:eastAsia="Arial" w:hAnsi="Arial" w:cs="Arial"/>
          <w:color w:val="1F1F1F"/>
          <w:sz w:val="34"/>
          <w:szCs w:val="34"/>
        </w:rPr>
        <w:t>2. Análisis de Inventario y Estadísticas</w:t>
      </w:r>
    </w:p>
    <w:p w14:paraId="7A94E66C" w14:textId="77777777" w:rsidR="004370F1" w:rsidRDefault="002F5270">
      <w:pPr>
        <w:spacing w:after="240"/>
        <w:rPr>
          <w:color w:val="1F1F1F"/>
        </w:rPr>
      </w:pPr>
      <w:r>
        <w:rPr>
          <w:color w:val="1F1F1F"/>
        </w:rPr>
        <w:t xml:space="preserve">Basado en la auditoría realizada sobre el parque de 176 </w:t>
      </w:r>
      <w:proofErr w:type="spellStart"/>
      <w:r>
        <w:rPr>
          <w:color w:val="1F1F1F"/>
        </w:rPr>
        <w:t>VMs</w:t>
      </w:r>
      <w:proofErr w:type="spellEnd"/>
      <w:r>
        <w:rPr>
          <w:color w:val="1F1F1F"/>
        </w:rPr>
        <w:t xml:space="preserve"> procesadas por el </w:t>
      </w:r>
      <w:proofErr w:type="spellStart"/>
      <w:r>
        <w:rPr>
          <w:color w:val="1F1F1F"/>
        </w:rPr>
        <w:t>Playbook</w:t>
      </w:r>
      <w:proofErr w:type="spellEnd"/>
      <w:r>
        <w:rPr>
          <w:color w:val="1F1F1F"/>
        </w:rPr>
        <w:t>:</w:t>
      </w:r>
    </w:p>
    <w:tbl>
      <w:tblPr>
        <w:tblStyle w:val="a"/>
        <w:tblW w:w="88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90"/>
        <w:gridCol w:w="1815"/>
        <w:gridCol w:w="3930"/>
      </w:tblGrid>
      <w:tr w:rsidR="004370F1" w14:paraId="4F79FAB5" w14:textId="77777777">
        <w:trPr>
          <w:trHeight w:val="555"/>
        </w:trPr>
        <w:tc>
          <w:tcPr>
            <w:tcW w:w="3090" w:type="dxa"/>
            <w:tcBorders>
              <w:top w:val="single" w:sz="7" w:space="0" w:color="1F1F1F"/>
              <w:left w:val="single" w:sz="7" w:space="0" w:color="1F1F1F"/>
              <w:bottom w:val="single" w:sz="7" w:space="0" w:color="1F1F1F"/>
              <w:right w:val="single" w:sz="7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58BE30" w14:textId="77777777" w:rsidR="004370F1" w:rsidRDefault="002F5270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Métrica de Auditoría</w:t>
            </w:r>
          </w:p>
        </w:tc>
        <w:tc>
          <w:tcPr>
            <w:tcW w:w="1815" w:type="dxa"/>
            <w:tcBorders>
              <w:top w:val="single" w:sz="7" w:space="0" w:color="1F1F1F"/>
              <w:left w:val="single" w:sz="7" w:space="0" w:color="1F1F1F"/>
              <w:bottom w:val="single" w:sz="7" w:space="0" w:color="1F1F1F"/>
              <w:right w:val="single" w:sz="7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850225" w14:textId="77777777" w:rsidR="004370F1" w:rsidRDefault="002F5270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Resultado</w:t>
            </w:r>
          </w:p>
        </w:tc>
        <w:tc>
          <w:tcPr>
            <w:tcW w:w="3930" w:type="dxa"/>
            <w:tcBorders>
              <w:top w:val="single" w:sz="7" w:space="0" w:color="1F1F1F"/>
              <w:left w:val="single" w:sz="7" w:space="0" w:color="1F1F1F"/>
              <w:bottom w:val="single" w:sz="7" w:space="0" w:color="1F1F1F"/>
              <w:right w:val="single" w:sz="7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AFFC96" w14:textId="77777777" w:rsidR="004370F1" w:rsidRDefault="002F5270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Impacto Operativo</w:t>
            </w:r>
          </w:p>
        </w:tc>
      </w:tr>
      <w:tr w:rsidR="004370F1" w14:paraId="565EC8FA" w14:textId="77777777">
        <w:trPr>
          <w:trHeight w:val="825"/>
        </w:trPr>
        <w:tc>
          <w:tcPr>
            <w:tcW w:w="3090" w:type="dxa"/>
            <w:tcBorders>
              <w:top w:val="single" w:sz="7" w:space="0" w:color="1F1F1F"/>
              <w:left w:val="single" w:sz="7" w:space="0" w:color="1F1F1F"/>
              <w:bottom w:val="single" w:sz="7" w:space="0" w:color="1F1F1F"/>
              <w:right w:val="single" w:sz="7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93C108" w14:textId="77777777" w:rsidR="004370F1" w:rsidRDefault="002F5270">
            <w:pPr>
              <w:spacing w:after="480"/>
              <w:rPr>
                <w:color w:val="1F1F1F"/>
              </w:rPr>
            </w:pPr>
            <w:proofErr w:type="gramStart"/>
            <w:r>
              <w:rPr>
                <w:b/>
                <w:bCs/>
                <w:color w:val="1F1F1F"/>
              </w:rPr>
              <w:lastRenderedPageBreak/>
              <w:t>Total</w:t>
            </w:r>
            <w:proofErr w:type="gramEnd"/>
            <w:r>
              <w:rPr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</w:rPr>
              <w:t>VMs</w:t>
            </w:r>
            <w:proofErr w:type="spellEnd"/>
            <w:r>
              <w:rPr>
                <w:b/>
                <w:bCs/>
                <w:color w:val="1F1F1F"/>
              </w:rPr>
              <w:t xml:space="preserve"> Auditadas</w:t>
            </w:r>
          </w:p>
        </w:tc>
        <w:tc>
          <w:tcPr>
            <w:tcW w:w="1815" w:type="dxa"/>
            <w:tcBorders>
              <w:top w:val="single" w:sz="7" w:space="0" w:color="1F1F1F"/>
              <w:left w:val="single" w:sz="7" w:space="0" w:color="1F1F1F"/>
              <w:bottom w:val="single" w:sz="7" w:space="0" w:color="1F1F1F"/>
              <w:right w:val="single" w:sz="7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610A20" w14:textId="77777777" w:rsidR="004370F1" w:rsidRDefault="002F527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176</w:t>
            </w:r>
          </w:p>
        </w:tc>
        <w:tc>
          <w:tcPr>
            <w:tcW w:w="3930" w:type="dxa"/>
            <w:tcBorders>
              <w:top w:val="single" w:sz="7" w:space="0" w:color="1F1F1F"/>
              <w:left w:val="single" w:sz="7" w:space="0" w:color="1F1F1F"/>
              <w:bottom w:val="single" w:sz="7" w:space="0" w:color="1F1F1F"/>
              <w:right w:val="single" w:sz="7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CE4CA3" w14:textId="77777777" w:rsidR="004370F1" w:rsidRDefault="002F527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Alcance del proyecto de actualización.</w:t>
            </w:r>
          </w:p>
        </w:tc>
      </w:tr>
      <w:tr w:rsidR="004370F1" w14:paraId="07418AB9" w14:textId="77777777">
        <w:trPr>
          <w:trHeight w:val="825"/>
        </w:trPr>
        <w:tc>
          <w:tcPr>
            <w:tcW w:w="3090" w:type="dxa"/>
            <w:tcBorders>
              <w:top w:val="single" w:sz="7" w:space="0" w:color="1F1F1F"/>
              <w:left w:val="single" w:sz="7" w:space="0" w:color="1F1F1F"/>
              <w:bottom w:val="single" w:sz="7" w:space="0" w:color="1F1F1F"/>
              <w:right w:val="single" w:sz="7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510EC4" w14:textId="77777777" w:rsidR="004370F1" w:rsidRDefault="002F5270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Firmware EFI (Compatibles)</w:t>
            </w:r>
          </w:p>
        </w:tc>
        <w:tc>
          <w:tcPr>
            <w:tcW w:w="1815" w:type="dxa"/>
            <w:tcBorders>
              <w:top w:val="single" w:sz="7" w:space="0" w:color="1F1F1F"/>
              <w:left w:val="single" w:sz="7" w:space="0" w:color="1F1F1F"/>
              <w:bottom w:val="single" w:sz="7" w:space="0" w:color="1F1F1F"/>
              <w:right w:val="single" w:sz="7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B036E9" w14:textId="77777777" w:rsidR="004370F1" w:rsidRDefault="002F527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 xml:space="preserve">93 </w:t>
            </w:r>
            <w:proofErr w:type="spellStart"/>
            <w:r>
              <w:rPr>
                <w:color w:val="1F1F1F"/>
              </w:rPr>
              <w:t>VMs</w:t>
            </w:r>
            <w:proofErr w:type="spellEnd"/>
          </w:p>
        </w:tc>
        <w:tc>
          <w:tcPr>
            <w:tcW w:w="3930" w:type="dxa"/>
            <w:tcBorders>
              <w:top w:val="single" w:sz="7" w:space="0" w:color="1F1F1F"/>
              <w:left w:val="single" w:sz="7" w:space="0" w:color="1F1F1F"/>
              <w:bottom w:val="single" w:sz="7" w:space="0" w:color="1F1F1F"/>
              <w:right w:val="single" w:sz="7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37944F" w14:textId="77777777" w:rsidR="004370F1" w:rsidRDefault="002F527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Requieren actualización de paquetes y MOK.</w:t>
            </w:r>
          </w:p>
        </w:tc>
      </w:tr>
      <w:tr w:rsidR="004370F1" w14:paraId="56330E87" w14:textId="77777777">
        <w:trPr>
          <w:trHeight w:val="825"/>
        </w:trPr>
        <w:tc>
          <w:tcPr>
            <w:tcW w:w="3090" w:type="dxa"/>
            <w:tcBorders>
              <w:top w:val="single" w:sz="7" w:space="0" w:color="1F1F1F"/>
              <w:left w:val="single" w:sz="7" w:space="0" w:color="1F1F1F"/>
              <w:bottom w:val="single" w:sz="7" w:space="0" w:color="1F1F1F"/>
              <w:right w:val="single" w:sz="7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737D99" w14:textId="77777777" w:rsidR="004370F1" w:rsidRDefault="002F5270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Firmware BIOS (Incompatibles)</w:t>
            </w:r>
          </w:p>
        </w:tc>
        <w:tc>
          <w:tcPr>
            <w:tcW w:w="1815" w:type="dxa"/>
            <w:tcBorders>
              <w:top w:val="single" w:sz="7" w:space="0" w:color="1F1F1F"/>
              <w:left w:val="single" w:sz="7" w:space="0" w:color="1F1F1F"/>
              <w:bottom w:val="single" w:sz="7" w:space="0" w:color="1F1F1F"/>
              <w:right w:val="single" w:sz="7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A63EBD" w14:textId="77777777" w:rsidR="004370F1" w:rsidRDefault="002F527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 xml:space="preserve">83 </w:t>
            </w:r>
            <w:proofErr w:type="spellStart"/>
            <w:r>
              <w:rPr>
                <w:color w:val="1F1F1F"/>
              </w:rPr>
              <w:t>VMs</w:t>
            </w:r>
            <w:proofErr w:type="spellEnd"/>
          </w:p>
        </w:tc>
        <w:tc>
          <w:tcPr>
            <w:tcW w:w="3930" w:type="dxa"/>
            <w:tcBorders>
              <w:top w:val="single" w:sz="7" w:space="0" w:color="1F1F1F"/>
              <w:left w:val="single" w:sz="7" w:space="0" w:color="1F1F1F"/>
              <w:bottom w:val="single" w:sz="7" w:space="0" w:color="1F1F1F"/>
              <w:right w:val="single" w:sz="7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C1785A" w14:textId="77777777" w:rsidR="004370F1" w:rsidRDefault="002F5270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Riesgo Crítico.</w:t>
            </w:r>
            <w:r>
              <w:rPr>
                <w:color w:val="1F1F1F"/>
              </w:rPr>
              <w:t xml:space="preserve"> Requieren conversión MBR a GPT.</w:t>
            </w:r>
          </w:p>
        </w:tc>
      </w:tr>
      <w:tr w:rsidR="004370F1" w14:paraId="726834FF" w14:textId="77777777">
        <w:trPr>
          <w:trHeight w:val="825"/>
        </w:trPr>
        <w:tc>
          <w:tcPr>
            <w:tcW w:w="3090" w:type="dxa"/>
            <w:tcBorders>
              <w:top w:val="single" w:sz="7" w:space="0" w:color="1F1F1F"/>
              <w:left w:val="single" w:sz="7" w:space="0" w:color="1F1F1F"/>
              <w:bottom w:val="single" w:sz="7" w:space="0" w:color="1F1F1F"/>
              <w:right w:val="single" w:sz="7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C143AE" w14:textId="77777777" w:rsidR="004370F1" w:rsidRDefault="002F5270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Cumplimiento Actualizacion2026</w:t>
            </w:r>
          </w:p>
        </w:tc>
        <w:tc>
          <w:tcPr>
            <w:tcW w:w="1815" w:type="dxa"/>
            <w:tcBorders>
              <w:top w:val="single" w:sz="7" w:space="0" w:color="1F1F1F"/>
              <w:left w:val="single" w:sz="7" w:space="0" w:color="1F1F1F"/>
              <w:bottom w:val="single" w:sz="7" w:space="0" w:color="1F1F1F"/>
              <w:right w:val="single" w:sz="7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4E66F8" w14:textId="77777777" w:rsidR="004370F1" w:rsidRDefault="002F527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 xml:space="preserve">13% (23 </w:t>
            </w:r>
            <w:proofErr w:type="spellStart"/>
            <w:r>
              <w:rPr>
                <w:color w:val="1F1F1F"/>
              </w:rPr>
              <w:t>VMs</w:t>
            </w:r>
            <w:proofErr w:type="spellEnd"/>
            <w:r>
              <w:rPr>
                <w:color w:val="1F1F1F"/>
              </w:rPr>
              <w:t>)</w:t>
            </w:r>
          </w:p>
        </w:tc>
        <w:tc>
          <w:tcPr>
            <w:tcW w:w="3930" w:type="dxa"/>
            <w:tcBorders>
              <w:top w:val="single" w:sz="7" w:space="0" w:color="1F1F1F"/>
              <w:left w:val="single" w:sz="7" w:space="0" w:color="1F1F1F"/>
              <w:bottom w:val="single" w:sz="7" w:space="0" w:color="1F1F1F"/>
              <w:right w:val="single" w:sz="7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D0FC34" w14:textId="77777777" w:rsidR="004370F1" w:rsidRDefault="002F527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Listas para la rotación de certificados.</w:t>
            </w:r>
          </w:p>
        </w:tc>
      </w:tr>
      <w:tr w:rsidR="004370F1" w14:paraId="57F5B24A" w14:textId="77777777">
        <w:trPr>
          <w:trHeight w:val="825"/>
        </w:trPr>
        <w:tc>
          <w:tcPr>
            <w:tcW w:w="3090" w:type="dxa"/>
            <w:tcBorders>
              <w:top w:val="single" w:sz="7" w:space="0" w:color="1F1F1F"/>
              <w:left w:val="single" w:sz="7" w:space="0" w:color="1F1F1F"/>
              <w:bottom w:val="single" w:sz="7" w:space="0" w:color="1F1F1F"/>
              <w:right w:val="single" w:sz="7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C6203C" w14:textId="77777777" w:rsidR="004370F1" w:rsidRDefault="002F5270">
            <w:pPr>
              <w:spacing w:after="480"/>
              <w:rPr>
                <w:color w:val="1F1F1F"/>
              </w:rPr>
            </w:pPr>
            <w:r>
              <w:rPr>
                <w:b/>
                <w:bCs/>
                <w:color w:val="1F1F1F"/>
              </w:rPr>
              <w:t>Vulnerables (Riesgo 2026)</w:t>
            </w:r>
          </w:p>
        </w:tc>
        <w:tc>
          <w:tcPr>
            <w:tcW w:w="1815" w:type="dxa"/>
            <w:tcBorders>
              <w:top w:val="single" w:sz="7" w:space="0" w:color="1F1F1F"/>
              <w:left w:val="single" w:sz="7" w:space="0" w:color="1F1F1F"/>
              <w:bottom w:val="single" w:sz="7" w:space="0" w:color="1F1F1F"/>
              <w:right w:val="single" w:sz="7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CF728B" w14:textId="77777777" w:rsidR="004370F1" w:rsidRDefault="002F527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 xml:space="preserve">87% (153 </w:t>
            </w:r>
            <w:proofErr w:type="spellStart"/>
            <w:r>
              <w:rPr>
                <w:color w:val="1F1F1F"/>
              </w:rPr>
              <w:t>VMs</w:t>
            </w:r>
            <w:proofErr w:type="spellEnd"/>
            <w:r>
              <w:rPr>
                <w:color w:val="1F1F1F"/>
              </w:rPr>
              <w:t>)</w:t>
            </w:r>
          </w:p>
        </w:tc>
        <w:tc>
          <w:tcPr>
            <w:tcW w:w="3930" w:type="dxa"/>
            <w:tcBorders>
              <w:top w:val="single" w:sz="7" w:space="0" w:color="1F1F1F"/>
              <w:left w:val="single" w:sz="7" w:space="0" w:color="1F1F1F"/>
              <w:bottom w:val="single" w:sz="7" w:space="0" w:color="1F1F1F"/>
              <w:right w:val="single" w:sz="7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6A02AF" w14:textId="77777777" w:rsidR="004370F1" w:rsidRDefault="002F5270">
            <w:pPr>
              <w:spacing w:after="480"/>
              <w:rPr>
                <w:color w:val="1F1F1F"/>
              </w:rPr>
            </w:pPr>
            <w:r>
              <w:rPr>
                <w:color w:val="1F1F1F"/>
              </w:rPr>
              <w:t>Requieren parcheo urgente de Shim/Grub2.</w:t>
            </w:r>
          </w:p>
        </w:tc>
      </w:tr>
    </w:tbl>
    <w:p w14:paraId="07C59C00" w14:textId="77777777" w:rsidR="004370F1" w:rsidRDefault="004370F1">
      <w:pPr>
        <w:spacing w:after="360"/>
        <w:ind w:left="720"/>
        <w:rPr>
          <w:color w:val="1F1F1F"/>
        </w:rPr>
      </w:pPr>
    </w:p>
    <w:p w14:paraId="42FE5AAE" w14:textId="77777777" w:rsidR="004370F1" w:rsidRDefault="002F5270">
      <w:pPr>
        <w:rPr>
          <w:color w:val="1F1F1F"/>
        </w:rPr>
      </w:pPr>
      <w:r>
        <w:pict w14:anchorId="2E9441C8">
          <v:rect id="_x0000_i1027" style="width:0;height:1.5pt" o:hralign="center" o:hrstd="t" o:hr="t" fillcolor="#a0a0a0" stroked="f"/>
        </w:pict>
      </w:r>
    </w:p>
    <w:p w14:paraId="32E9A545" w14:textId="77777777" w:rsidR="004370F1" w:rsidRDefault="002F5270">
      <w:pPr>
        <w:pStyle w:val="Ttulo2"/>
        <w:keepNext w:val="0"/>
        <w:keepLines w:val="0"/>
        <w:spacing w:before="0" w:after="120"/>
        <w:rPr>
          <w:rFonts w:ascii="Arial" w:eastAsia="Arial" w:hAnsi="Arial" w:cs="Arial"/>
          <w:color w:val="1F1F1F"/>
          <w:sz w:val="34"/>
          <w:szCs w:val="34"/>
        </w:rPr>
      </w:pPr>
      <w:bookmarkStart w:id="6" w:name="_gsstvlldkbbk" w:colFirst="0" w:colLast="0"/>
      <w:bookmarkEnd w:id="6"/>
      <w:r>
        <w:rPr>
          <w:rFonts w:ascii="Arial" w:eastAsia="Arial" w:hAnsi="Arial" w:cs="Arial"/>
          <w:color w:val="1F1F1F"/>
          <w:sz w:val="34"/>
          <w:szCs w:val="34"/>
        </w:rPr>
        <w:t>3. Clasificación de Riesgo.</w:t>
      </w:r>
    </w:p>
    <w:p w14:paraId="48761CA9" w14:textId="77777777" w:rsidR="004370F1" w:rsidRDefault="002F5270">
      <w:pPr>
        <w:spacing w:after="120"/>
        <w:rPr>
          <w:color w:val="1F1F1F"/>
        </w:rPr>
      </w:pPr>
      <w:r>
        <w:rPr>
          <w:color w:val="1F1F1F"/>
        </w:rPr>
        <w:t>La flota se divide en dos grupos según su arquitectura actual:</w:t>
      </w:r>
    </w:p>
    <w:p w14:paraId="76365C01" w14:textId="77777777" w:rsidR="004370F1" w:rsidRDefault="002F5270">
      <w:pPr>
        <w:numPr>
          <w:ilvl w:val="0"/>
          <w:numId w:val="1"/>
        </w:numPr>
      </w:pPr>
      <w:r>
        <w:rPr>
          <w:b/>
          <w:bCs/>
          <w:color w:val="1F1F1F"/>
        </w:rPr>
        <w:t>Grupo A (Modernas - EFI):</w:t>
      </w:r>
      <w:r>
        <w:rPr>
          <w:color w:val="1F1F1F"/>
        </w:rPr>
        <w:t xml:space="preserve"> Riesgo bajo. El procedimiento consiste en actualización de paquetes y enrolamiento de llaves MOK.</w:t>
      </w:r>
    </w:p>
    <w:p w14:paraId="1E747FB0" w14:textId="77777777" w:rsidR="004370F1" w:rsidRDefault="002F5270">
      <w:pPr>
        <w:numPr>
          <w:ilvl w:val="0"/>
          <w:numId w:val="1"/>
        </w:numPr>
      </w:pPr>
      <w:r>
        <w:rPr>
          <w:b/>
          <w:bCs/>
          <w:color w:val="1F1F1F"/>
        </w:rPr>
        <w:t>Grupo B (Legacy - BIOS):</w:t>
      </w:r>
      <w:r>
        <w:rPr>
          <w:color w:val="1F1F1F"/>
        </w:rPr>
        <w:t xml:space="preserve"> </w:t>
      </w:r>
      <w:r>
        <w:rPr>
          <w:b/>
          <w:bCs/>
          <w:color w:val="1F1F1F"/>
        </w:rPr>
        <w:t>Riesgo Alto.</w:t>
      </w:r>
      <w:r>
        <w:rPr>
          <w:color w:val="1F1F1F"/>
        </w:rPr>
        <w:t xml:space="preserve"> Estas 83 </w:t>
      </w:r>
      <w:proofErr w:type="spellStart"/>
      <w:r>
        <w:rPr>
          <w:color w:val="1F1F1F"/>
        </w:rPr>
        <w:t>VMs</w:t>
      </w:r>
      <w:proofErr w:type="spellEnd"/>
      <w:r>
        <w:rPr>
          <w:color w:val="1F1F1F"/>
        </w:rPr>
        <w:t xml:space="preserve"> requieren la conversión de la tabla de particiones de </w:t>
      </w:r>
      <w:r>
        <w:rPr>
          <w:b/>
          <w:bCs/>
          <w:color w:val="1F1F1F"/>
        </w:rPr>
        <w:t>MBR a GPT</w:t>
      </w:r>
      <w:r>
        <w:rPr>
          <w:color w:val="1F1F1F"/>
        </w:rPr>
        <w:t>.</w:t>
      </w:r>
    </w:p>
    <w:p w14:paraId="76533702" w14:textId="77777777" w:rsidR="004370F1" w:rsidRDefault="002F5270">
      <w:pPr>
        <w:numPr>
          <w:ilvl w:val="1"/>
          <w:numId w:val="1"/>
        </w:numPr>
        <w:spacing w:after="600"/>
      </w:pPr>
      <w:r>
        <w:rPr>
          <w:i/>
          <w:iCs/>
          <w:color w:val="1F1F1F"/>
        </w:rPr>
        <w:t>Advertencia:</w:t>
      </w:r>
      <w:r>
        <w:rPr>
          <w:color w:val="1F1F1F"/>
        </w:rPr>
        <w:t xml:space="preserve"> Cambiar el firmware de BIOS a EFI sin convertir el disco provocará un fallo de arranque (</w:t>
      </w:r>
      <w:proofErr w:type="spellStart"/>
      <w:r>
        <w:rPr>
          <w:i/>
          <w:iCs/>
          <w:color w:val="1F1F1F"/>
        </w:rPr>
        <w:t>Operating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System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not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found</w:t>
      </w:r>
      <w:proofErr w:type="spellEnd"/>
      <w:r>
        <w:rPr>
          <w:color w:val="1F1F1F"/>
        </w:rPr>
        <w:t>).</w:t>
      </w:r>
    </w:p>
    <w:p w14:paraId="71725124" w14:textId="77777777" w:rsidR="004370F1" w:rsidRDefault="002F5270">
      <w:pPr>
        <w:rPr>
          <w:color w:val="1F1F1F"/>
        </w:rPr>
      </w:pPr>
      <w:r>
        <w:pict w14:anchorId="08AC6070">
          <v:rect id="_x0000_i1028" style="width:0;height:1.5pt" o:hralign="center" o:hrstd="t" o:hr="t" fillcolor="#a0a0a0" stroked="f"/>
        </w:pict>
      </w:r>
    </w:p>
    <w:p w14:paraId="499FD760" w14:textId="77777777" w:rsidR="004370F1" w:rsidRDefault="002F5270">
      <w:pPr>
        <w:pStyle w:val="Ttulo2"/>
        <w:keepNext w:val="0"/>
        <w:keepLines w:val="0"/>
        <w:spacing w:before="0" w:after="120"/>
        <w:rPr>
          <w:rFonts w:ascii="Arial" w:eastAsia="Arial" w:hAnsi="Arial" w:cs="Arial"/>
          <w:color w:val="1F1F1F"/>
          <w:sz w:val="34"/>
          <w:szCs w:val="34"/>
        </w:rPr>
      </w:pPr>
      <w:bookmarkStart w:id="7" w:name="_dq686afuawgu" w:colFirst="0" w:colLast="0"/>
      <w:bookmarkEnd w:id="7"/>
      <w:r>
        <w:rPr>
          <w:rFonts w:ascii="Arial" w:eastAsia="Arial" w:hAnsi="Arial" w:cs="Arial"/>
          <w:color w:val="1F1F1F"/>
          <w:sz w:val="34"/>
          <w:szCs w:val="34"/>
        </w:rPr>
        <w:t>4. Protocolo de Implementación y Procedimiento de Ejecución</w:t>
      </w:r>
    </w:p>
    <w:p w14:paraId="14165D1D" w14:textId="77777777" w:rsidR="004370F1" w:rsidRDefault="002F5270">
      <w:pPr>
        <w:pStyle w:val="Ttulo3"/>
        <w:keepNext w:val="0"/>
        <w:keepLines w:val="0"/>
        <w:spacing w:before="0" w:after="120"/>
        <w:rPr>
          <w:rFonts w:ascii="Arial" w:eastAsia="Arial" w:hAnsi="Arial" w:cs="Arial"/>
          <w:color w:val="1F1F1F"/>
          <w:sz w:val="26"/>
          <w:szCs w:val="26"/>
        </w:rPr>
      </w:pPr>
      <w:bookmarkStart w:id="8" w:name="_5vjsrtav9qnn" w:colFirst="0" w:colLast="0"/>
      <w:bookmarkEnd w:id="8"/>
      <w:r>
        <w:rPr>
          <w:rFonts w:ascii="Arial" w:eastAsia="Arial" w:hAnsi="Arial" w:cs="Arial"/>
          <w:color w:val="1F1F1F"/>
          <w:sz w:val="26"/>
          <w:szCs w:val="26"/>
        </w:rPr>
        <w:t>Fase 1: Infraestructura (</w:t>
      </w:r>
      <w:proofErr w:type="spellStart"/>
      <w:r>
        <w:rPr>
          <w:rFonts w:ascii="Arial" w:eastAsia="Arial" w:hAnsi="Arial" w:cs="Arial"/>
          <w:color w:val="1F1F1F"/>
          <w:sz w:val="26"/>
          <w:szCs w:val="26"/>
        </w:rPr>
        <w:t>vSphere</w:t>
      </w:r>
      <w:proofErr w:type="spellEnd"/>
      <w:r>
        <w:rPr>
          <w:rFonts w:ascii="Arial" w:eastAsia="Arial" w:hAnsi="Arial" w:cs="Arial"/>
          <w:color w:val="1F1F1F"/>
          <w:sz w:val="26"/>
          <w:szCs w:val="26"/>
        </w:rPr>
        <w:t>)</w:t>
      </w:r>
    </w:p>
    <w:p w14:paraId="38FECFD7" w14:textId="77777777" w:rsidR="004370F1" w:rsidRDefault="002F5270">
      <w:pPr>
        <w:numPr>
          <w:ilvl w:val="0"/>
          <w:numId w:val="5"/>
        </w:numPr>
      </w:pPr>
      <w:proofErr w:type="spellStart"/>
      <w:r>
        <w:rPr>
          <w:b/>
          <w:bCs/>
          <w:color w:val="1F1F1F"/>
        </w:rPr>
        <w:t>Snapshot</w:t>
      </w:r>
      <w:proofErr w:type="spellEnd"/>
      <w:r>
        <w:rPr>
          <w:b/>
          <w:bCs/>
          <w:color w:val="1F1F1F"/>
        </w:rPr>
        <w:t xml:space="preserve"> Obligatorio:</w:t>
      </w:r>
      <w:r>
        <w:rPr>
          <w:color w:val="1F1F1F"/>
        </w:rPr>
        <w:t xml:space="preserve"> Punto de retorno en caso de falla.</w:t>
      </w:r>
    </w:p>
    <w:p w14:paraId="22784EB0" w14:textId="77777777" w:rsidR="004370F1" w:rsidRDefault="002F5270">
      <w:pPr>
        <w:numPr>
          <w:ilvl w:val="0"/>
          <w:numId w:val="5"/>
        </w:numPr>
      </w:pPr>
      <w:proofErr w:type="spellStart"/>
      <w:r>
        <w:rPr>
          <w:b/>
          <w:bCs/>
          <w:color w:val="1F1F1F"/>
        </w:rPr>
        <w:lastRenderedPageBreak/>
        <w:t>Upgrade</w:t>
      </w:r>
      <w:proofErr w:type="spellEnd"/>
      <w:r>
        <w:rPr>
          <w:b/>
          <w:bCs/>
          <w:color w:val="1F1F1F"/>
        </w:rPr>
        <w:t xml:space="preserve"> VM </w:t>
      </w:r>
      <w:proofErr w:type="spellStart"/>
      <w:r>
        <w:rPr>
          <w:b/>
          <w:bCs/>
          <w:color w:val="1F1F1F"/>
        </w:rPr>
        <w:t>Compatibility</w:t>
      </w:r>
      <w:proofErr w:type="spellEnd"/>
      <w:r>
        <w:rPr>
          <w:b/>
          <w:bCs/>
          <w:color w:val="1F1F1F"/>
        </w:rPr>
        <w:t>:</w:t>
      </w:r>
      <w:r>
        <w:rPr>
          <w:color w:val="1F1F1F"/>
        </w:rPr>
        <w:t xml:space="preserve"> Subir a versión 13 o superior.</w:t>
      </w:r>
    </w:p>
    <w:p w14:paraId="7C6F78C5" w14:textId="77777777" w:rsidR="004370F1" w:rsidRDefault="002F5270">
      <w:pPr>
        <w:numPr>
          <w:ilvl w:val="0"/>
          <w:numId w:val="5"/>
        </w:numPr>
        <w:spacing w:after="360"/>
      </w:pPr>
      <w:r>
        <w:rPr>
          <w:b/>
          <w:bCs/>
          <w:color w:val="1F1F1F"/>
        </w:rPr>
        <w:t>Configuración de Firmware:</w:t>
      </w:r>
      <w:r>
        <w:rPr>
          <w:color w:val="1F1F1F"/>
        </w:rPr>
        <w:t xml:space="preserve"> Cambiar a EFI y habilitar </w:t>
      </w:r>
      <w:proofErr w:type="spellStart"/>
      <w:r>
        <w:rPr>
          <w:color w:val="1F1F1F"/>
        </w:rPr>
        <w:t>Secure</w:t>
      </w:r>
      <w:proofErr w:type="spellEnd"/>
      <w:r>
        <w:rPr>
          <w:color w:val="1F1F1F"/>
        </w:rPr>
        <w:t xml:space="preserve"> Boot.</w:t>
      </w:r>
    </w:p>
    <w:p w14:paraId="5B791EAB" w14:textId="77777777" w:rsidR="004370F1" w:rsidRDefault="002F5270">
      <w:pPr>
        <w:pStyle w:val="Ttulo3"/>
        <w:keepNext w:val="0"/>
        <w:keepLines w:val="0"/>
        <w:spacing w:before="0" w:after="120"/>
        <w:rPr>
          <w:rFonts w:ascii="Arial" w:eastAsia="Arial" w:hAnsi="Arial" w:cs="Arial"/>
          <w:color w:val="1F1F1F"/>
          <w:sz w:val="26"/>
          <w:szCs w:val="26"/>
        </w:rPr>
      </w:pPr>
      <w:bookmarkStart w:id="9" w:name="_4o6hz015szco" w:colFirst="0" w:colLast="0"/>
      <w:bookmarkEnd w:id="9"/>
      <w:r>
        <w:rPr>
          <w:rFonts w:ascii="Arial" w:eastAsia="Arial" w:hAnsi="Arial" w:cs="Arial"/>
          <w:color w:val="1F1F1F"/>
          <w:sz w:val="26"/>
          <w:szCs w:val="26"/>
        </w:rPr>
        <w:t>Fase 2: Sistema Operativo (Linux)</w:t>
      </w:r>
    </w:p>
    <w:p w14:paraId="509A5EC3" w14:textId="77777777" w:rsidR="004370F1" w:rsidRDefault="002F5270">
      <w:pPr>
        <w:numPr>
          <w:ilvl w:val="0"/>
          <w:numId w:val="10"/>
        </w:numPr>
      </w:pPr>
      <w:r>
        <w:rPr>
          <w:b/>
          <w:bCs/>
          <w:color w:val="1F1F1F"/>
        </w:rPr>
        <w:t>Conversión (Solo Grupo B):</w:t>
      </w:r>
      <w:r>
        <w:rPr>
          <w:color w:val="1F1F1F"/>
        </w:rPr>
        <w:t xml:space="preserve"> Ejecutar herramientas de conversión de particiones (ej. </w:t>
      </w:r>
      <w:proofErr w:type="spellStart"/>
      <w:r>
        <w:rPr>
          <w:color w:val="444746"/>
          <w:shd w:val="clear" w:color="auto" w:fill="E9EEF6"/>
        </w:rPr>
        <w:t>gdisk</w:t>
      </w:r>
      <w:proofErr w:type="spellEnd"/>
      <w:r>
        <w:rPr>
          <w:color w:val="1F1F1F"/>
        </w:rPr>
        <w:t>).</w:t>
      </w:r>
    </w:p>
    <w:p w14:paraId="4D32341C" w14:textId="77777777" w:rsidR="004370F1" w:rsidRDefault="002F5270">
      <w:pPr>
        <w:numPr>
          <w:ilvl w:val="0"/>
          <w:numId w:val="10"/>
        </w:numPr>
      </w:pPr>
      <w:r>
        <w:rPr>
          <w:b/>
          <w:bCs/>
          <w:color w:val="1F1F1F"/>
        </w:rPr>
        <w:t>Enrolamiento MOK:</w:t>
      </w:r>
      <w:r>
        <w:rPr>
          <w:color w:val="1F1F1F"/>
        </w:rPr>
        <w:t xml:space="preserve"> Importar la llave 2022 (</w:t>
      </w:r>
      <w:proofErr w:type="spellStart"/>
      <w:r>
        <w:rPr>
          <w:color w:val="444746"/>
          <w:shd w:val="clear" w:color="auto" w:fill="E9EEF6"/>
        </w:rPr>
        <w:t>mokutil</w:t>
      </w:r>
      <w:proofErr w:type="spellEnd"/>
      <w:r>
        <w:rPr>
          <w:color w:val="444746"/>
          <w:shd w:val="clear" w:color="auto" w:fill="E9EEF6"/>
        </w:rPr>
        <w:t xml:space="preserve"> --</w:t>
      </w:r>
      <w:proofErr w:type="spellStart"/>
      <w:r>
        <w:rPr>
          <w:color w:val="444746"/>
          <w:shd w:val="clear" w:color="auto" w:fill="E9EEF6"/>
        </w:rPr>
        <w:t>import</w:t>
      </w:r>
      <w:proofErr w:type="spellEnd"/>
      <w:r>
        <w:rPr>
          <w:color w:val="1F1F1F"/>
        </w:rPr>
        <w:t>) y completar el proceso en el reinicio (Pantalla Azul).</w:t>
      </w:r>
    </w:p>
    <w:p w14:paraId="1A05E4C6" w14:textId="77777777" w:rsidR="004370F1" w:rsidRDefault="002F5270">
      <w:pPr>
        <w:numPr>
          <w:ilvl w:val="0"/>
          <w:numId w:val="10"/>
        </w:numPr>
        <w:spacing w:after="360"/>
      </w:pPr>
      <w:r>
        <w:rPr>
          <w:b/>
          <w:bCs/>
          <w:color w:val="1F1F1F"/>
        </w:rPr>
        <w:t>Validación:</w:t>
      </w:r>
      <w:r>
        <w:rPr>
          <w:color w:val="1F1F1F"/>
        </w:rPr>
        <w:t xml:space="preserve"> Confirmar estado con </w:t>
      </w:r>
      <w:proofErr w:type="spellStart"/>
      <w:r>
        <w:rPr>
          <w:color w:val="444746"/>
          <w:shd w:val="clear" w:color="auto" w:fill="E9EEF6"/>
        </w:rPr>
        <w:t>mokutil</w:t>
      </w:r>
      <w:proofErr w:type="spellEnd"/>
      <w:r>
        <w:rPr>
          <w:color w:val="444746"/>
          <w:shd w:val="clear" w:color="auto" w:fill="E9EEF6"/>
        </w:rPr>
        <w:t xml:space="preserve"> --</w:t>
      </w:r>
      <w:proofErr w:type="spellStart"/>
      <w:r>
        <w:rPr>
          <w:color w:val="444746"/>
          <w:shd w:val="clear" w:color="auto" w:fill="E9EEF6"/>
        </w:rPr>
        <w:t>sb-state</w:t>
      </w:r>
      <w:proofErr w:type="spellEnd"/>
      <w:r>
        <w:rPr>
          <w:color w:val="1F1F1F"/>
        </w:rPr>
        <w:t xml:space="preserve"> y </w:t>
      </w:r>
      <w:proofErr w:type="spellStart"/>
      <w:r>
        <w:rPr>
          <w:color w:val="444746"/>
          <w:shd w:val="clear" w:color="auto" w:fill="E9EEF6"/>
        </w:rPr>
        <w:t>lsmod</w:t>
      </w:r>
      <w:proofErr w:type="spellEnd"/>
      <w:r>
        <w:rPr>
          <w:color w:val="444746"/>
          <w:shd w:val="clear" w:color="auto" w:fill="E9EEF6"/>
        </w:rPr>
        <w:t xml:space="preserve"> | grep </w:t>
      </w:r>
      <w:proofErr w:type="spellStart"/>
      <w:r>
        <w:rPr>
          <w:color w:val="444746"/>
          <w:shd w:val="clear" w:color="auto" w:fill="E9EEF6"/>
        </w:rPr>
        <w:t>dsa</w:t>
      </w:r>
      <w:proofErr w:type="spellEnd"/>
      <w:r>
        <w:rPr>
          <w:color w:val="1F1F1F"/>
        </w:rPr>
        <w:t>.</w:t>
      </w:r>
    </w:p>
    <w:p w14:paraId="6F264828" w14:textId="77777777" w:rsidR="004370F1" w:rsidRDefault="002F5270">
      <w:pPr>
        <w:rPr>
          <w:color w:val="1F1F1F"/>
        </w:rPr>
      </w:pPr>
      <w:r>
        <w:pict w14:anchorId="57FC66CD">
          <v:rect id="_x0000_i1029" style="width:0;height:1.5pt" o:hralign="center" o:hrstd="t" o:hr="t" fillcolor="#a0a0a0" stroked="f"/>
        </w:pict>
      </w:r>
    </w:p>
    <w:p w14:paraId="2AAB2AA2" w14:textId="77777777" w:rsidR="004370F1" w:rsidRDefault="002F5270">
      <w:pPr>
        <w:pStyle w:val="Ttulo2"/>
        <w:keepNext w:val="0"/>
        <w:keepLines w:val="0"/>
        <w:spacing w:before="0" w:after="120"/>
        <w:rPr>
          <w:rFonts w:ascii="Arial" w:eastAsia="Arial" w:hAnsi="Arial" w:cs="Arial"/>
          <w:color w:val="1F1F1F"/>
          <w:sz w:val="34"/>
          <w:szCs w:val="34"/>
        </w:rPr>
      </w:pPr>
      <w:bookmarkStart w:id="10" w:name="_xubnkh80jomq" w:colFirst="0" w:colLast="0"/>
      <w:bookmarkEnd w:id="10"/>
      <w:r>
        <w:rPr>
          <w:rFonts w:ascii="Arial" w:eastAsia="Arial" w:hAnsi="Arial" w:cs="Arial"/>
          <w:color w:val="1F1F1F"/>
          <w:sz w:val="34"/>
          <w:szCs w:val="34"/>
        </w:rPr>
        <w:t>5. Hallazgos Específicos y Excepciones</w:t>
      </w:r>
    </w:p>
    <w:p w14:paraId="038F4553" w14:textId="77777777" w:rsidR="004370F1" w:rsidRDefault="002F5270">
      <w:pPr>
        <w:pStyle w:val="Ttulo3"/>
        <w:keepNext w:val="0"/>
        <w:keepLines w:val="0"/>
        <w:spacing w:before="280" w:after="80"/>
      </w:pPr>
      <w:bookmarkStart w:id="11" w:name="_v8wj6kxjwrv4" w:colFirst="0" w:colLast="0"/>
      <w:bookmarkEnd w:id="11"/>
      <w:r>
        <w:rPr>
          <w:rFonts w:ascii="Arial" w:eastAsia="Arial" w:hAnsi="Arial" w:cs="Arial"/>
          <w:color w:val="000000"/>
          <w:sz w:val="26"/>
          <w:szCs w:val="26"/>
        </w:rPr>
        <w:t xml:space="preserve">1. Estadísticas del Total del Parque (275 </w:t>
      </w:r>
      <w:proofErr w:type="spellStart"/>
      <w:r>
        <w:rPr>
          <w:rFonts w:ascii="Arial" w:eastAsia="Arial" w:hAnsi="Arial" w:cs="Arial"/>
          <w:color w:val="000000"/>
          <w:sz w:val="26"/>
          <w:szCs w:val="26"/>
        </w:rPr>
        <w:t>VMs</w:t>
      </w:r>
      <w:proofErr w:type="spellEnd"/>
      <w:r>
        <w:rPr>
          <w:rFonts w:ascii="Arial" w:eastAsia="Arial" w:hAnsi="Arial" w:cs="Arial"/>
          <w:color w:val="000000"/>
          <w:sz w:val="26"/>
          <w:szCs w:val="26"/>
        </w:rPr>
        <w:t>)</w:t>
      </w:r>
    </w:p>
    <w:p w14:paraId="2A6324AC" w14:textId="77777777" w:rsidR="004370F1" w:rsidRDefault="002F5270">
      <w:pPr>
        <w:numPr>
          <w:ilvl w:val="0"/>
          <w:numId w:val="2"/>
        </w:numPr>
        <w:spacing w:before="240"/>
      </w:pPr>
      <w:proofErr w:type="gramStart"/>
      <w:r>
        <w:rPr>
          <w:b/>
          <w:bCs/>
        </w:rPr>
        <w:t>Total</w:t>
      </w:r>
      <w:proofErr w:type="gramEnd"/>
      <w:r>
        <w:rPr>
          <w:b/>
          <w:bCs/>
        </w:rPr>
        <w:t xml:space="preserve"> de la Flota Analizada:</w:t>
      </w:r>
      <w:r>
        <w:t xml:space="preserve"> 275 </w:t>
      </w:r>
      <w:proofErr w:type="spellStart"/>
      <w:r>
        <w:t>VMs</w:t>
      </w:r>
      <w:proofErr w:type="spellEnd"/>
      <w:r>
        <w:t>.</w:t>
      </w:r>
    </w:p>
    <w:p w14:paraId="388291B5" w14:textId="77777777" w:rsidR="004370F1" w:rsidRDefault="002F5270">
      <w:pPr>
        <w:numPr>
          <w:ilvl w:val="0"/>
          <w:numId w:val="2"/>
        </w:numPr>
      </w:pPr>
      <w:r>
        <w:rPr>
          <w:b/>
          <w:bCs/>
        </w:rPr>
        <w:t xml:space="preserve">Servidores Linux Auditados (vía </w:t>
      </w:r>
      <w:proofErr w:type="spellStart"/>
      <w:r>
        <w:rPr>
          <w:b/>
          <w:bCs/>
        </w:rPr>
        <w:t>Playbook</w:t>
      </w:r>
      <w:proofErr w:type="spellEnd"/>
      <w:r>
        <w:rPr>
          <w:b/>
          <w:bCs/>
        </w:rPr>
        <w:t>):</w:t>
      </w:r>
      <w:r>
        <w:t xml:space="preserve"> 176 </w:t>
      </w:r>
      <w:proofErr w:type="spellStart"/>
      <w:r>
        <w:t>VMs</w:t>
      </w:r>
      <w:proofErr w:type="spellEnd"/>
      <w:r>
        <w:t xml:space="preserve"> (64.0%). Son los que ya tienen el reporte de Shim/Grub.</w:t>
      </w:r>
    </w:p>
    <w:p w14:paraId="041CA194" w14:textId="77777777" w:rsidR="004370F1" w:rsidRDefault="002F5270">
      <w:pPr>
        <w:numPr>
          <w:ilvl w:val="0"/>
          <w:numId w:val="2"/>
        </w:numPr>
      </w:pPr>
      <w:proofErr w:type="spellStart"/>
      <w:r>
        <w:rPr>
          <w:b/>
          <w:bCs/>
        </w:rPr>
        <w:t>Appliances</w:t>
      </w:r>
      <w:proofErr w:type="spellEnd"/>
      <w:r>
        <w:rPr>
          <w:b/>
          <w:bCs/>
        </w:rPr>
        <w:t xml:space="preserve"> / Dispositivos de Red:</w:t>
      </w:r>
      <w:r>
        <w:t xml:space="preserve"> 46 </w:t>
      </w:r>
      <w:proofErr w:type="spellStart"/>
      <w:r>
        <w:t>VMs</w:t>
      </w:r>
      <w:proofErr w:type="spellEnd"/>
      <w:r>
        <w:t xml:space="preserve"> (16.7%). Quedan fuera del alcance técnico del script de Linux.</w:t>
      </w:r>
    </w:p>
    <w:p w14:paraId="596F4F8E" w14:textId="77777777" w:rsidR="004370F1" w:rsidRDefault="002F5270">
      <w:pPr>
        <w:numPr>
          <w:ilvl w:val="0"/>
          <w:numId w:val="2"/>
        </w:numPr>
        <w:spacing w:after="240"/>
      </w:pPr>
      <w:r>
        <w:rPr>
          <w:b/>
          <w:bCs/>
        </w:rPr>
        <w:t>Otros / Pendientes de Revisión:</w:t>
      </w:r>
      <w:r>
        <w:t xml:space="preserve"> 53 </w:t>
      </w:r>
      <w:proofErr w:type="spellStart"/>
      <w:r>
        <w:t>VMs</w:t>
      </w:r>
      <w:proofErr w:type="spellEnd"/>
      <w:r>
        <w:t xml:space="preserve"> (19.3%). Aquí están los nodos de Kairos/</w:t>
      </w:r>
      <w:proofErr w:type="spellStart"/>
      <w:r>
        <w:t>OpenShift</w:t>
      </w:r>
      <w:proofErr w:type="spellEnd"/>
      <w:r>
        <w:t xml:space="preserve"> de Gerardo y las plantillas.</w:t>
      </w:r>
    </w:p>
    <w:p w14:paraId="1E4BDB8C" w14:textId="77777777" w:rsidR="004370F1" w:rsidRDefault="002F5270">
      <w:pPr>
        <w:spacing w:before="240" w:after="240"/>
        <w:ind w:left="600" w:right="600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0900B692" wp14:editId="4F3E4019">
            <wp:extent cx="4838700" cy="371475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714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323EFB" w14:textId="77777777" w:rsidR="004370F1" w:rsidRDefault="004370F1">
      <w:pPr>
        <w:spacing w:before="240" w:after="240"/>
        <w:ind w:left="600" w:right="600"/>
        <w:rPr>
          <w:b/>
          <w:bCs/>
        </w:rPr>
      </w:pPr>
    </w:p>
    <w:p w14:paraId="25A71B12" w14:textId="77777777" w:rsidR="004370F1" w:rsidRDefault="002F5270">
      <w:pPr>
        <w:pStyle w:val="Ttulo3"/>
        <w:keepNext w:val="0"/>
        <w:keepLines w:val="0"/>
        <w:spacing w:before="280" w:after="80"/>
        <w:ind w:right="600"/>
      </w:pPr>
      <w:bookmarkStart w:id="12" w:name="_8wt6q3pqupfq" w:colFirst="0" w:colLast="0"/>
      <w:bookmarkEnd w:id="12"/>
      <w:r>
        <w:rPr>
          <w:rFonts w:ascii="Arial" w:eastAsia="Arial" w:hAnsi="Arial" w:cs="Arial"/>
          <w:color w:val="000000"/>
          <w:sz w:val="26"/>
          <w:szCs w:val="26"/>
        </w:rPr>
        <w:t xml:space="preserve">2. Estadísticas de Compatibilidad de Hardware (VM </w:t>
      </w:r>
      <w:proofErr w:type="spellStart"/>
      <w:r>
        <w:rPr>
          <w:rFonts w:ascii="Arial" w:eastAsia="Arial" w:hAnsi="Arial" w:cs="Arial"/>
          <w:color w:val="000000"/>
          <w:sz w:val="26"/>
          <w:szCs w:val="26"/>
        </w:rPr>
        <w:t>Version</w:t>
      </w:r>
      <w:proofErr w:type="spellEnd"/>
      <w:r>
        <w:rPr>
          <w:rFonts w:ascii="Arial" w:eastAsia="Arial" w:hAnsi="Arial" w:cs="Arial"/>
          <w:color w:val="000000"/>
          <w:sz w:val="26"/>
          <w:szCs w:val="26"/>
        </w:rPr>
        <w:t>)</w:t>
      </w:r>
    </w:p>
    <w:p w14:paraId="16C64CFF" w14:textId="77777777" w:rsidR="004370F1" w:rsidRDefault="002F5270">
      <w:pPr>
        <w:numPr>
          <w:ilvl w:val="0"/>
          <w:numId w:val="7"/>
        </w:numPr>
        <w:spacing w:before="240"/>
      </w:pPr>
      <w:r>
        <w:rPr>
          <w:b/>
          <w:bCs/>
        </w:rPr>
        <w:t xml:space="preserve">Compatible </w:t>
      </w:r>
      <w:r>
        <w:t xml:space="preserve">(Versión 13 o superior): 230 </w:t>
      </w:r>
      <w:proofErr w:type="spellStart"/>
      <w:r>
        <w:t>VMs</w:t>
      </w:r>
      <w:proofErr w:type="spellEnd"/>
      <w:r>
        <w:t xml:space="preserve">. (Están listas para habilitar el </w:t>
      </w:r>
      <w:proofErr w:type="spellStart"/>
      <w:r>
        <w:t>check</w:t>
      </w:r>
      <w:proofErr w:type="spellEnd"/>
      <w:r>
        <w:t xml:space="preserve"> de </w:t>
      </w:r>
      <w:proofErr w:type="spellStart"/>
      <w:r>
        <w:t>Secure</w:t>
      </w:r>
      <w:proofErr w:type="spellEnd"/>
      <w:r>
        <w:t xml:space="preserve"> Boot).</w:t>
      </w:r>
    </w:p>
    <w:p w14:paraId="508482BD" w14:textId="77777777" w:rsidR="004370F1" w:rsidRDefault="002F5270">
      <w:pPr>
        <w:numPr>
          <w:ilvl w:val="0"/>
          <w:numId w:val="7"/>
        </w:numPr>
        <w:spacing w:after="240"/>
      </w:pPr>
      <w:r>
        <w:rPr>
          <w:b/>
          <w:bCs/>
        </w:rPr>
        <w:t xml:space="preserve">Incompatible </w:t>
      </w:r>
      <w:r>
        <w:t xml:space="preserve">(Versión inferior a 13): 45 </w:t>
      </w:r>
      <w:proofErr w:type="spellStart"/>
      <w:r>
        <w:t>VMs</w:t>
      </w:r>
      <w:proofErr w:type="spellEnd"/>
      <w:r>
        <w:t xml:space="preserve">. (Requieren obligatoriamente un </w:t>
      </w:r>
      <w:proofErr w:type="spellStart"/>
      <w:r>
        <w:rPr>
          <w:i/>
          <w:iCs/>
        </w:rPr>
        <w:t>Upgrade</w:t>
      </w:r>
      <w:proofErr w:type="spellEnd"/>
      <w:r>
        <w:rPr>
          <w:i/>
          <w:iCs/>
        </w:rPr>
        <w:t xml:space="preserve"> VM </w:t>
      </w:r>
      <w:proofErr w:type="spellStart"/>
      <w:r>
        <w:rPr>
          <w:i/>
          <w:iCs/>
        </w:rPr>
        <w:t>Compatibility</w:t>
      </w:r>
      <w:proofErr w:type="spellEnd"/>
      <w:r>
        <w:t xml:space="preserve"> antes de cualquier otra acción).</w:t>
      </w:r>
    </w:p>
    <w:p w14:paraId="06987E08" w14:textId="77777777" w:rsidR="004370F1" w:rsidRDefault="002F5270">
      <w:pPr>
        <w:spacing w:before="240" w:after="240"/>
        <w:ind w:right="600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790E5536" wp14:editId="7D82974A">
            <wp:extent cx="5581650" cy="46291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4629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27A591" w14:textId="77777777" w:rsidR="004370F1" w:rsidRDefault="004370F1"/>
    <w:p w14:paraId="4307690B" w14:textId="77777777" w:rsidR="004370F1" w:rsidRDefault="002F5270">
      <w:pPr>
        <w:pStyle w:val="Ttulo3"/>
        <w:keepNext w:val="0"/>
        <w:keepLines w:val="0"/>
        <w:spacing w:before="0" w:after="120"/>
        <w:rPr>
          <w:rFonts w:ascii="Arial" w:eastAsia="Arial" w:hAnsi="Arial" w:cs="Arial"/>
          <w:color w:val="1F1F1F"/>
          <w:sz w:val="26"/>
          <w:szCs w:val="26"/>
        </w:rPr>
      </w:pPr>
      <w:bookmarkStart w:id="13" w:name="_5g7fbilgyoxb" w:colFirst="0" w:colLast="0"/>
      <w:bookmarkEnd w:id="13"/>
      <w:r>
        <w:rPr>
          <w:rFonts w:ascii="Arial" w:eastAsia="Arial" w:hAnsi="Arial" w:cs="Arial"/>
          <w:color w:val="1F1F1F"/>
          <w:sz w:val="26"/>
          <w:szCs w:val="26"/>
        </w:rPr>
        <w:t>Excepciones de Auditoría (Sistemas no Linux / Cerrados)</w:t>
      </w:r>
    </w:p>
    <w:p w14:paraId="0E559BC6" w14:textId="77777777" w:rsidR="004370F1" w:rsidRDefault="002F5270">
      <w:pPr>
        <w:spacing w:after="120"/>
        <w:rPr>
          <w:color w:val="1F1F1F"/>
        </w:rPr>
      </w:pPr>
      <w:r>
        <w:rPr>
          <w:color w:val="1F1F1F"/>
        </w:rPr>
        <w:t xml:space="preserve">Se identifican 99 activos fuera del alcance del </w:t>
      </w:r>
      <w:proofErr w:type="spellStart"/>
      <w:r>
        <w:rPr>
          <w:color w:val="1F1F1F"/>
        </w:rPr>
        <w:t>Playbook</w:t>
      </w:r>
      <w:proofErr w:type="spellEnd"/>
      <w:r>
        <w:rPr>
          <w:color w:val="1F1F1F"/>
        </w:rPr>
        <w:t xml:space="preserve"> automático:</w:t>
      </w:r>
    </w:p>
    <w:p w14:paraId="0545A711" w14:textId="77777777" w:rsidR="004370F1" w:rsidRDefault="002F5270">
      <w:pPr>
        <w:numPr>
          <w:ilvl w:val="0"/>
          <w:numId w:val="6"/>
        </w:numPr>
      </w:pPr>
      <w:proofErr w:type="spellStart"/>
      <w:r>
        <w:rPr>
          <w:b/>
          <w:bCs/>
          <w:color w:val="1F1F1F"/>
        </w:rPr>
        <w:t>Appliances</w:t>
      </w:r>
      <w:proofErr w:type="spellEnd"/>
      <w:r>
        <w:rPr>
          <w:b/>
          <w:bCs/>
          <w:color w:val="1F1F1F"/>
        </w:rPr>
        <w:t xml:space="preserve"> (46):</w:t>
      </w:r>
      <w:r>
        <w:rPr>
          <w:color w:val="1F1F1F"/>
        </w:rPr>
        <w:t xml:space="preserve"> Dispositivos de red (Cisco, Fortinet) y equipamiento médico (</w:t>
      </w:r>
      <w:proofErr w:type="spellStart"/>
      <w:r>
        <w:rPr>
          <w:color w:val="1F1F1F"/>
        </w:rPr>
        <w:t>Masimo</w:t>
      </w:r>
      <w:proofErr w:type="spellEnd"/>
      <w:r>
        <w:rPr>
          <w:color w:val="1F1F1F"/>
        </w:rPr>
        <w:t>) que requieren validación vía consola de fabricante.</w:t>
      </w:r>
    </w:p>
    <w:p w14:paraId="5C26EA20" w14:textId="77777777" w:rsidR="004370F1" w:rsidRDefault="002F5270">
      <w:pPr>
        <w:numPr>
          <w:ilvl w:val="0"/>
          <w:numId w:val="6"/>
        </w:numPr>
      </w:pPr>
      <w:r>
        <w:rPr>
          <w:b/>
          <w:bCs/>
          <w:color w:val="1F1F1F"/>
        </w:rPr>
        <w:t>Nodos de Contenedores (28):</w:t>
      </w:r>
      <w:r>
        <w:rPr>
          <w:color w:val="1F1F1F"/>
        </w:rPr>
        <w:t xml:space="preserve"> Nodos Kairos y </w:t>
      </w:r>
      <w:proofErr w:type="spellStart"/>
      <w:r>
        <w:rPr>
          <w:color w:val="1F1F1F"/>
        </w:rPr>
        <w:t>OpenShift</w:t>
      </w:r>
      <w:proofErr w:type="spellEnd"/>
      <w:r>
        <w:rPr>
          <w:color w:val="1F1F1F"/>
        </w:rPr>
        <w:t xml:space="preserve"> que requieren auditoría técnica por parte del equipo de Plataformas (Gerardo Ontiveros).</w:t>
      </w:r>
    </w:p>
    <w:p w14:paraId="5BF0BB3E" w14:textId="77777777" w:rsidR="004370F1" w:rsidRDefault="002F5270">
      <w:pPr>
        <w:numPr>
          <w:ilvl w:val="0"/>
          <w:numId w:val="6"/>
        </w:numPr>
        <w:spacing w:after="360"/>
      </w:pPr>
      <w:r>
        <w:rPr>
          <w:b/>
          <w:bCs/>
          <w:color w:val="1F1F1F"/>
        </w:rPr>
        <w:t>Plantillas (3):</w:t>
      </w:r>
      <w:r>
        <w:rPr>
          <w:color w:val="1F1F1F"/>
        </w:rPr>
        <w:t xml:space="preserve"> Imágenes base que deben corregirse antes de nuevos despliegues.</w:t>
      </w:r>
    </w:p>
    <w:p w14:paraId="3D4C2FC3" w14:textId="77777777" w:rsidR="004370F1" w:rsidRDefault="002F5270">
      <w:pPr>
        <w:pStyle w:val="Ttulo3"/>
        <w:keepNext w:val="0"/>
        <w:keepLines w:val="0"/>
        <w:spacing w:before="240" w:after="240"/>
        <w:rPr>
          <w:rFonts w:ascii="Arial" w:eastAsia="Arial" w:hAnsi="Arial" w:cs="Arial"/>
          <w:color w:val="1F1F1F"/>
          <w:sz w:val="26"/>
          <w:szCs w:val="26"/>
        </w:rPr>
      </w:pPr>
      <w:bookmarkStart w:id="14" w:name="_ok27x5eb0yar" w:colFirst="0" w:colLast="0"/>
      <w:bookmarkEnd w:id="14"/>
      <w:r>
        <w:rPr>
          <w:rFonts w:ascii="Arial" w:eastAsia="Arial" w:hAnsi="Arial" w:cs="Arial"/>
          <w:color w:val="1F1F1F"/>
          <w:sz w:val="26"/>
          <w:szCs w:val="26"/>
        </w:rPr>
        <w:lastRenderedPageBreak/>
        <w:t xml:space="preserve">Revisión de nodos con los contenedores de Red </w:t>
      </w:r>
      <w:proofErr w:type="spellStart"/>
      <w:r>
        <w:rPr>
          <w:rFonts w:ascii="Arial" w:eastAsia="Arial" w:hAnsi="Arial" w:cs="Arial"/>
          <w:color w:val="1F1F1F"/>
          <w:sz w:val="26"/>
          <w:szCs w:val="26"/>
        </w:rPr>
        <w:t>Hat</w:t>
      </w:r>
      <w:proofErr w:type="spellEnd"/>
    </w:p>
    <w:p w14:paraId="2ED11772" w14:textId="77777777" w:rsidR="004370F1" w:rsidRDefault="002F5270">
      <w:r>
        <w:t xml:space="preserve">Se observa que todos los nodos del entorno </w:t>
      </w:r>
      <w:proofErr w:type="spellStart"/>
      <w:r>
        <w:t>Kubernetes</w:t>
      </w:r>
      <w:proofErr w:type="spellEnd"/>
      <w:r>
        <w:t xml:space="preserve"> tienen el HW de compatibilidad apto para </w:t>
      </w:r>
      <w:proofErr w:type="spellStart"/>
      <w:r>
        <w:t>SecureBoot</w:t>
      </w:r>
      <w:proofErr w:type="spellEnd"/>
      <w:r>
        <w:t>.</w:t>
      </w:r>
    </w:p>
    <w:p w14:paraId="267D2E75" w14:textId="77777777" w:rsidR="004370F1" w:rsidRDefault="004370F1">
      <w:pPr>
        <w:pStyle w:val="Ttulo3"/>
        <w:keepNext w:val="0"/>
        <w:keepLines w:val="0"/>
        <w:spacing w:before="0" w:after="120"/>
        <w:rPr>
          <w:rFonts w:ascii="Arial" w:eastAsia="Arial" w:hAnsi="Arial" w:cs="Arial"/>
          <w:color w:val="1F1F1F"/>
          <w:sz w:val="26"/>
          <w:szCs w:val="26"/>
        </w:rPr>
      </w:pPr>
      <w:bookmarkStart w:id="15" w:name="_2i7taq4wpz9u" w:colFirst="0" w:colLast="0"/>
      <w:bookmarkEnd w:id="15"/>
    </w:p>
    <w:tbl>
      <w:tblPr>
        <w:tblStyle w:val="a0"/>
        <w:tblW w:w="8880" w:type="dxa"/>
        <w:tblInd w:w="0" w:type="dxa"/>
        <w:tblBorders>
          <w:top w:val="single" w:sz="7" w:space="0" w:color="808080"/>
          <w:left w:val="single" w:sz="7" w:space="0" w:color="808080"/>
          <w:bottom w:val="single" w:sz="7" w:space="0" w:color="808080"/>
          <w:right w:val="single" w:sz="7" w:space="0" w:color="808080"/>
          <w:insideH w:val="single" w:sz="7" w:space="0" w:color="808080"/>
          <w:insideV w:val="single" w:sz="7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2355"/>
        <w:gridCol w:w="2175"/>
        <w:gridCol w:w="2760"/>
        <w:gridCol w:w="1590"/>
      </w:tblGrid>
      <w:tr w:rsidR="004370F1" w14:paraId="0EDC78E5" w14:textId="77777777">
        <w:trPr>
          <w:trHeight w:val="360"/>
        </w:trPr>
        <w:tc>
          <w:tcPr>
            <w:tcW w:w="2355" w:type="dxa"/>
            <w:tcBorders>
              <w:top w:val="single" w:sz="7" w:space="0" w:color="CCCCCC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6C0144" w14:textId="77777777" w:rsidR="004370F1" w:rsidRDefault="002F5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8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ENTORNO</w:t>
            </w:r>
          </w:p>
        </w:tc>
        <w:tc>
          <w:tcPr>
            <w:tcW w:w="2175" w:type="dxa"/>
            <w:tcBorders>
              <w:top w:val="single" w:sz="7" w:space="0" w:color="CCCCCC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796179" w14:textId="77777777" w:rsidR="004370F1" w:rsidRDefault="002F5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8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VM</w:t>
            </w:r>
          </w:p>
        </w:tc>
        <w:tc>
          <w:tcPr>
            <w:tcW w:w="2760" w:type="dxa"/>
            <w:tcBorders>
              <w:top w:val="single" w:sz="7" w:space="0" w:color="CCCCCC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9D3BA4" w14:textId="77777777" w:rsidR="004370F1" w:rsidRDefault="002F5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8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HW compatibilidad</w:t>
            </w:r>
          </w:p>
        </w:tc>
        <w:tc>
          <w:tcPr>
            <w:tcW w:w="1590" w:type="dxa"/>
            <w:tcBorders>
              <w:top w:val="single" w:sz="7" w:space="0" w:color="CCCCCC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05F6DE" w14:textId="77777777" w:rsidR="004370F1" w:rsidRDefault="002F5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8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Detalle</w:t>
            </w:r>
          </w:p>
        </w:tc>
      </w:tr>
      <w:tr w:rsidR="004370F1" w:rsidRPr="002F5270" w14:paraId="51B07538" w14:textId="77777777">
        <w:trPr>
          <w:trHeight w:val="645"/>
        </w:trPr>
        <w:tc>
          <w:tcPr>
            <w:tcW w:w="235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169F4A" w14:textId="77777777" w:rsidR="004370F1" w:rsidRDefault="002F5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80"/>
              <w:rPr>
                <w:color w:val="1F1F1F"/>
              </w:rPr>
            </w:pPr>
            <w:r>
              <w:rPr>
                <w:color w:val="1F1F1F"/>
              </w:rPr>
              <w:t xml:space="preserve">entorno </w:t>
            </w:r>
            <w:proofErr w:type="spellStart"/>
            <w:r>
              <w:rPr>
                <w:color w:val="1F1F1F"/>
              </w:rPr>
              <w:t>consolidacion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Kubernetes</w:t>
            </w:r>
            <w:proofErr w:type="spellEnd"/>
          </w:p>
        </w:tc>
        <w:tc>
          <w:tcPr>
            <w:tcW w:w="217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CFDFD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E9B944" w14:textId="77777777" w:rsidR="004370F1" w:rsidRDefault="002F5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80"/>
              <w:rPr>
                <w:color w:val="1F1F1F"/>
              </w:rPr>
            </w:pPr>
            <w:r>
              <w:rPr>
                <w:color w:val="1F1F1F"/>
              </w:rPr>
              <w:t>ETCCONS01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75484F" w14:textId="77777777" w:rsidR="004370F1" w:rsidRPr="002F5270" w:rsidRDefault="002F5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80"/>
              <w:rPr>
                <w:color w:val="1F1F1F"/>
                <w:lang w:val="en-US"/>
              </w:rPr>
            </w:pPr>
            <w:r w:rsidRPr="002F5270">
              <w:rPr>
                <w:color w:val="1F1F1F"/>
                <w:lang w:val="en-US"/>
              </w:rPr>
              <w:t>ESXi 7.0 U2 and later (VM version 19)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63DA09" w14:textId="77777777" w:rsidR="004370F1" w:rsidRPr="002F5270" w:rsidRDefault="00437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80"/>
              <w:rPr>
                <w:color w:val="1F1F1F"/>
                <w:lang w:val="en-US"/>
              </w:rPr>
            </w:pPr>
          </w:p>
        </w:tc>
      </w:tr>
      <w:tr w:rsidR="004370F1" w:rsidRPr="002F5270" w14:paraId="2AD450D0" w14:textId="77777777">
        <w:trPr>
          <w:trHeight w:val="645"/>
        </w:trPr>
        <w:tc>
          <w:tcPr>
            <w:tcW w:w="235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8DB909" w14:textId="77777777" w:rsidR="004370F1" w:rsidRDefault="002F5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80"/>
              <w:rPr>
                <w:color w:val="1F1F1F"/>
              </w:rPr>
            </w:pPr>
            <w:r>
              <w:rPr>
                <w:color w:val="1F1F1F"/>
              </w:rPr>
              <w:t>kairos02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CFDFD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008A5A" w14:textId="77777777" w:rsidR="004370F1" w:rsidRDefault="002F5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80"/>
              <w:rPr>
                <w:color w:val="1F1F1F"/>
              </w:rPr>
            </w:pPr>
            <w:r>
              <w:rPr>
                <w:color w:val="1F1F1F"/>
              </w:rPr>
              <w:t>bastion02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C870BE" w14:textId="77777777" w:rsidR="004370F1" w:rsidRPr="002F5270" w:rsidRDefault="002F5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80"/>
              <w:rPr>
                <w:color w:val="1F1F1F"/>
                <w:lang w:val="en-US"/>
              </w:rPr>
            </w:pPr>
            <w:r w:rsidRPr="002F5270">
              <w:rPr>
                <w:color w:val="1F1F1F"/>
                <w:lang w:val="en-US"/>
              </w:rPr>
              <w:t>ESXi 7.0 U2 and later (VM version 19)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99FEE5" w14:textId="77777777" w:rsidR="004370F1" w:rsidRPr="002F5270" w:rsidRDefault="00437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80"/>
              <w:rPr>
                <w:color w:val="1F1F1F"/>
                <w:lang w:val="en-US"/>
              </w:rPr>
            </w:pPr>
          </w:p>
        </w:tc>
      </w:tr>
      <w:tr w:rsidR="004370F1" w:rsidRPr="002F5270" w14:paraId="46B617A4" w14:textId="77777777">
        <w:trPr>
          <w:trHeight w:val="645"/>
        </w:trPr>
        <w:tc>
          <w:tcPr>
            <w:tcW w:w="235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2D0931" w14:textId="77777777" w:rsidR="004370F1" w:rsidRPr="002F5270" w:rsidRDefault="00437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80"/>
              <w:rPr>
                <w:color w:val="1F1F1F"/>
                <w:lang w:val="en-US"/>
              </w:rPr>
            </w:pPr>
          </w:p>
        </w:tc>
        <w:tc>
          <w:tcPr>
            <w:tcW w:w="217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CFDFD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C6572C" w14:textId="77777777" w:rsidR="004370F1" w:rsidRDefault="002F5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80"/>
              <w:rPr>
                <w:color w:val="1F1F1F"/>
              </w:rPr>
            </w:pPr>
            <w:r>
              <w:rPr>
                <w:color w:val="1F1F1F"/>
              </w:rPr>
              <w:t>kairos02-**10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0AF992" w14:textId="77777777" w:rsidR="004370F1" w:rsidRPr="002F5270" w:rsidRDefault="002F5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80"/>
              <w:rPr>
                <w:color w:val="1F1F1F"/>
                <w:lang w:val="en-US"/>
              </w:rPr>
            </w:pPr>
            <w:r w:rsidRPr="002F5270">
              <w:rPr>
                <w:color w:val="1F1F1F"/>
                <w:lang w:val="en-US"/>
              </w:rPr>
              <w:t>ESXi 6.7 U2 and later (VM version 15)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150D8F" w14:textId="77777777" w:rsidR="004370F1" w:rsidRPr="002F5270" w:rsidRDefault="00437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80"/>
              <w:rPr>
                <w:color w:val="1F1F1F"/>
                <w:lang w:val="en-US"/>
              </w:rPr>
            </w:pPr>
          </w:p>
        </w:tc>
      </w:tr>
      <w:tr w:rsidR="004370F1" w:rsidRPr="002F5270" w14:paraId="1190BE7B" w14:textId="77777777">
        <w:trPr>
          <w:trHeight w:val="645"/>
        </w:trPr>
        <w:tc>
          <w:tcPr>
            <w:tcW w:w="235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B5CF9C" w14:textId="77777777" w:rsidR="004370F1" w:rsidRDefault="002F5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80"/>
              <w:rPr>
                <w:color w:val="1F1F1F"/>
              </w:rPr>
            </w:pPr>
            <w:r>
              <w:rPr>
                <w:color w:val="1F1F1F"/>
              </w:rPr>
              <w:t>kairos03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CFDFD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EA7621" w14:textId="77777777" w:rsidR="004370F1" w:rsidRDefault="002F5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80"/>
              <w:rPr>
                <w:color w:val="1F1F1F"/>
              </w:rPr>
            </w:pPr>
            <w:r>
              <w:rPr>
                <w:color w:val="1F1F1F"/>
              </w:rPr>
              <w:t>bastion03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C29D63" w14:textId="77777777" w:rsidR="004370F1" w:rsidRPr="002F5270" w:rsidRDefault="002F5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80"/>
              <w:rPr>
                <w:color w:val="1F1F1F"/>
                <w:lang w:val="en-US"/>
              </w:rPr>
            </w:pPr>
            <w:r w:rsidRPr="002F5270">
              <w:rPr>
                <w:color w:val="1F1F1F"/>
                <w:lang w:val="en-US"/>
              </w:rPr>
              <w:t>ESXi 7.0 U2 and later (VM version 19)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1CD127" w14:textId="77777777" w:rsidR="004370F1" w:rsidRPr="002F5270" w:rsidRDefault="00437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80"/>
              <w:rPr>
                <w:color w:val="1F1F1F"/>
                <w:lang w:val="en-US"/>
              </w:rPr>
            </w:pPr>
          </w:p>
        </w:tc>
      </w:tr>
      <w:tr w:rsidR="004370F1" w:rsidRPr="002F5270" w14:paraId="206FB053" w14:textId="77777777">
        <w:trPr>
          <w:trHeight w:val="645"/>
        </w:trPr>
        <w:tc>
          <w:tcPr>
            <w:tcW w:w="235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E82B14" w14:textId="77777777" w:rsidR="004370F1" w:rsidRPr="002F5270" w:rsidRDefault="00437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80"/>
              <w:rPr>
                <w:color w:val="1F1F1F"/>
                <w:lang w:val="en-US"/>
              </w:rPr>
            </w:pPr>
          </w:p>
        </w:tc>
        <w:tc>
          <w:tcPr>
            <w:tcW w:w="217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CFDFD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C99985" w14:textId="77777777" w:rsidR="004370F1" w:rsidRDefault="002F5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80"/>
              <w:rPr>
                <w:color w:val="1F1F1F"/>
              </w:rPr>
            </w:pPr>
            <w:r>
              <w:rPr>
                <w:color w:val="1F1F1F"/>
              </w:rPr>
              <w:t>kairos03-**10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137BE0" w14:textId="77777777" w:rsidR="004370F1" w:rsidRPr="002F5270" w:rsidRDefault="002F5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80"/>
              <w:rPr>
                <w:color w:val="1F1F1F"/>
                <w:lang w:val="en-US"/>
              </w:rPr>
            </w:pPr>
            <w:r w:rsidRPr="002F5270">
              <w:rPr>
                <w:color w:val="1F1F1F"/>
                <w:lang w:val="en-US"/>
              </w:rPr>
              <w:t>ESXi 6.7 U2 and later (VM version 15)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842442" w14:textId="77777777" w:rsidR="004370F1" w:rsidRPr="002F5270" w:rsidRDefault="00437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80"/>
              <w:rPr>
                <w:color w:val="1F1F1F"/>
                <w:lang w:val="en-US"/>
              </w:rPr>
            </w:pPr>
          </w:p>
        </w:tc>
      </w:tr>
      <w:tr w:rsidR="004370F1" w14:paraId="22058FF8" w14:textId="77777777">
        <w:trPr>
          <w:trHeight w:val="645"/>
        </w:trPr>
        <w:tc>
          <w:tcPr>
            <w:tcW w:w="235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CC2A67" w14:textId="77777777" w:rsidR="004370F1" w:rsidRPr="002F5270" w:rsidRDefault="00437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80"/>
              <w:rPr>
                <w:color w:val="1F1F1F"/>
                <w:lang w:val="en-US"/>
              </w:rPr>
            </w:pPr>
          </w:p>
        </w:tc>
        <w:tc>
          <w:tcPr>
            <w:tcW w:w="217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CFDFD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83B1D8" w14:textId="77777777" w:rsidR="004370F1" w:rsidRDefault="002F5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80"/>
              <w:rPr>
                <w:color w:val="1F1F1F"/>
              </w:rPr>
            </w:pPr>
            <w:r>
              <w:rPr>
                <w:color w:val="1F1F1F"/>
              </w:rPr>
              <w:t>NEXUS01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4A9232" w14:textId="77777777" w:rsidR="004370F1" w:rsidRPr="002F5270" w:rsidRDefault="002F5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80"/>
              <w:rPr>
                <w:color w:val="1F1F1F"/>
                <w:lang w:val="en-US"/>
              </w:rPr>
            </w:pPr>
            <w:r w:rsidRPr="002F5270">
              <w:rPr>
                <w:color w:val="1F1F1F"/>
                <w:lang w:val="en-US"/>
              </w:rPr>
              <w:t>ESXi 7.0 U2 and later (VM version 19)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D76334" w14:textId="77777777" w:rsidR="004370F1" w:rsidRDefault="002F5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80"/>
              <w:rPr>
                <w:color w:val="1F1F1F"/>
              </w:rPr>
            </w:pPr>
            <w:r>
              <w:rPr>
                <w:color w:val="1F1F1F"/>
              </w:rPr>
              <w:t xml:space="preserve">repositorio </w:t>
            </w:r>
            <w:proofErr w:type="spellStart"/>
            <w:r>
              <w:rPr>
                <w:color w:val="1F1F1F"/>
              </w:rPr>
              <w:t>imagenes</w:t>
            </w:r>
            <w:proofErr w:type="spellEnd"/>
          </w:p>
        </w:tc>
      </w:tr>
      <w:tr w:rsidR="004370F1" w:rsidRPr="002F5270" w14:paraId="684D6CF6" w14:textId="77777777">
        <w:trPr>
          <w:trHeight w:val="645"/>
        </w:trPr>
        <w:tc>
          <w:tcPr>
            <w:tcW w:w="235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70DAE9" w14:textId="77777777" w:rsidR="004370F1" w:rsidRDefault="00437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80"/>
              <w:rPr>
                <w:color w:val="1F1F1F"/>
              </w:rPr>
            </w:pPr>
          </w:p>
        </w:tc>
        <w:tc>
          <w:tcPr>
            <w:tcW w:w="217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8AF0DD" w14:textId="77777777" w:rsidR="004370F1" w:rsidRDefault="002F5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80"/>
              <w:rPr>
                <w:color w:val="1F1F1F"/>
              </w:rPr>
            </w:pPr>
            <w:r>
              <w:rPr>
                <w:color w:val="1F1F1F"/>
              </w:rPr>
              <w:t>REDIS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472E6A" w14:textId="77777777" w:rsidR="004370F1" w:rsidRPr="002F5270" w:rsidRDefault="002F5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80"/>
              <w:rPr>
                <w:color w:val="1F1F1F"/>
                <w:lang w:val="en-US"/>
              </w:rPr>
            </w:pPr>
            <w:r w:rsidRPr="002F5270">
              <w:rPr>
                <w:color w:val="1F1F1F"/>
                <w:lang w:val="en-US"/>
              </w:rPr>
              <w:t>ESXi 7.0 U2 and later (VM version 19)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CC9A6E" w14:textId="77777777" w:rsidR="004370F1" w:rsidRPr="002F5270" w:rsidRDefault="00437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80"/>
              <w:rPr>
                <w:color w:val="1F1F1F"/>
                <w:lang w:val="en-US"/>
              </w:rPr>
            </w:pPr>
          </w:p>
        </w:tc>
      </w:tr>
      <w:tr w:rsidR="004370F1" w14:paraId="31474689" w14:textId="77777777">
        <w:trPr>
          <w:trHeight w:val="645"/>
        </w:trPr>
        <w:tc>
          <w:tcPr>
            <w:tcW w:w="235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5A1512" w14:textId="77777777" w:rsidR="004370F1" w:rsidRPr="002F5270" w:rsidRDefault="00437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80"/>
              <w:rPr>
                <w:color w:val="1F1F1F"/>
                <w:lang w:val="en-US"/>
              </w:rPr>
            </w:pPr>
          </w:p>
        </w:tc>
        <w:tc>
          <w:tcPr>
            <w:tcW w:w="217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E74F79" w14:textId="77777777" w:rsidR="004370F1" w:rsidRDefault="002F5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80"/>
              <w:rPr>
                <w:color w:val="1F1F1F"/>
              </w:rPr>
            </w:pPr>
            <w:r>
              <w:rPr>
                <w:color w:val="1F1F1F"/>
              </w:rPr>
              <w:t>SENTRY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E09937" w14:textId="77777777" w:rsidR="004370F1" w:rsidRPr="002F5270" w:rsidRDefault="002F5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80"/>
              <w:rPr>
                <w:color w:val="1F1F1F"/>
                <w:lang w:val="en-US"/>
              </w:rPr>
            </w:pPr>
            <w:r w:rsidRPr="002F5270">
              <w:rPr>
                <w:color w:val="1F1F1F"/>
                <w:lang w:val="en-US"/>
              </w:rPr>
              <w:t>ESXi 7.0 U2 and later (VM version 19)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62BF07" w14:textId="77777777" w:rsidR="004370F1" w:rsidRDefault="002F5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80"/>
              <w:rPr>
                <w:color w:val="1F1F1F"/>
              </w:rPr>
            </w:pPr>
            <w:r>
              <w:rPr>
                <w:color w:val="1F1F1F"/>
              </w:rPr>
              <w:t>Logs</w:t>
            </w:r>
          </w:p>
        </w:tc>
      </w:tr>
      <w:tr w:rsidR="004370F1" w14:paraId="59B2AE07" w14:textId="77777777">
        <w:trPr>
          <w:trHeight w:val="645"/>
        </w:trPr>
        <w:tc>
          <w:tcPr>
            <w:tcW w:w="2355" w:type="dxa"/>
            <w:tcBorders>
              <w:top w:val="nil"/>
              <w:left w:val="single" w:sz="7" w:space="0" w:color="CCCCCC"/>
              <w:bottom w:val="single" w:sz="7" w:space="0" w:color="CCCCCC"/>
              <w:right w:val="single" w:sz="7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69CB31" w14:textId="77777777" w:rsidR="004370F1" w:rsidRDefault="00437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80"/>
              <w:rPr>
                <w:color w:val="1F1F1F"/>
              </w:rPr>
            </w:pPr>
          </w:p>
        </w:tc>
        <w:tc>
          <w:tcPr>
            <w:tcW w:w="2175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A4CCF9" w14:textId="77777777" w:rsidR="004370F1" w:rsidRDefault="002F5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80"/>
              <w:rPr>
                <w:color w:val="1F1F1F"/>
              </w:rPr>
            </w:pPr>
            <w:r>
              <w:rPr>
                <w:color w:val="1F1F1F"/>
              </w:rPr>
              <w:t>SONARQUBE01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5852D0" w14:textId="77777777" w:rsidR="004370F1" w:rsidRPr="002F5270" w:rsidRDefault="002F5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80"/>
              <w:rPr>
                <w:color w:val="1F1F1F"/>
                <w:lang w:val="en-US"/>
              </w:rPr>
            </w:pPr>
            <w:r w:rsidRPr="002F5270">
              <w:rPr>
                <w:color w:val="1F1F1F"/>
                <w:lang w:val="en-US"/>
              </w:rPr>
              <w:t>ESXi 7.0 U2 and later (VM version 19)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7" w:space="0" w:color="CCCCCC"/>
              <w:right w:val="single" w:sz="7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6DADD6" w14:textId="77777777" w:rsidR="004370F1" w:rsidRDefault="002F52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80"/>
              <w:rPr>
                <w:color w:val="1F1F1F"/>
              </w:rPr>
            </w:pPr>
            <w:r>
              <w:rPr>
                <w:color w:val="1F1F1F"/>
              </w:rPr>
              <w:t xml:space="preserve">repositorio </w:t>
            </w:r>
            <w:proofErr w:type="spellStart"/>
            <w:r>
              <w:rPr>
                <w:color w:val="1F1F1F"/>
              </w:rPr>
              <w:t>imagenes</w:t>
            </w:r>
            <w:proofErr w:type="spellEnd"/>
          </w:p>
        </w:tc>
      </w:tr>
    </w:tbl>
    <w:p w14:paraId="36CB20BB" w14:textId="77777777" w:rsidR="004370F1" w:rsidRDefault="002F5270">
      <w:pPr>
        <w:pBdr>
          <w:top w:val="nil"/>
          <w:left w:val="nil"/>
          <w:bottom w:val="nil"/>
          <w:right w:val="nil"/>
          <w:between w:val="nil"/>
        </w:pBdr>
        <w:spacing w:after="480"/>
        <w:rPr>
          <w:color w:val="1F1F1F"/>
        </w:rPr>
      </w:pPr>
      <w:r>
        <w:rPr>
          <w:color w:val="1F1F1F"/>
        </w:rPr>
        <w:lastRenderedPageBreak/>
        <w:t xml:space="preserve"> </w:t>
      </w:r>
    </w:p>
    <w:p w14:paraId="29B365C6" w14:textId="77777777" w:rsidR="004370F1" w:rsidRDefault="002F5270">
      <w:pPr>
        <w:pStyle w:val="Ttulo3"/>
        <w:spacing w:after="480"/>
      </w:pPr>
      <w:bookmarkStart w:id="16" w:name="_xcb8o5x7dz0t" w:colFirst="0" w:colLast="0"/>
      <w:bookmarkEnd w:id="16"/>
      <w:r>
        <w:t>CONCLUSIONES</w:t>
      </w:r>
    </w:p>
    <w:p w14:paraId="62542D7A" w14:textId="77777777" w:rsidR="004370F1" w:rsidRDefault="002F5270">
      <w:pPr>
        <w:numPr>
          <w:ilvl w:val="0"/>
          <w:numId w:val="3"/>
        </w:numPr>
        <w:shd w:val="clear" w:color="auto" w:fill="FFFFFF"/>
        <w:spacing w:before="240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</w:rPr>
        <w:t>Urgencia y Riesgo Crítico (Actualización 2026):</w:t>
      </w:r>
    </w:p>
    <w:p w14:paraId="52618546" w14:textId="77777777" w:rsidR="004370F1" w:rsidRDefault="002F5270">
      <w:pPr>
        <w:numPr>
          <w:ilvl w:val="1"/>
          <w:numId w:val="3"/>
        </w:numPr>
        <w:rPr>
          <w:rFonts w:ascii="Roboto" w:eastAsia="Roboto" w:hAnsi="Roboto" w:cs="Roboto"/>
          <w:color w:val="1F1F1F"/>
          <w:sz w:val="21"/>
          <w:szCs w:val="21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</w:rPr>
        <w:t xml:space="preserve">153 </w:t>
      </w:r>
      <w:proofErr w:type="spellStart"/>
      <w:r>
        <w:rPr>
          <w:rFonts w:ascii="Roboto" w:eastAsia="Roboto" w:hAnsi="Roboto" w:cs="Roboto"/>
          <w:b/>
          <w:bCs/>
          <w:color w:val="1F1F1F"/>
          <w:sz w:val="21"/>
          <w:szCs w:val="21"/>
        </w:rPr>
        <w:t>VMs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</w:rPr>
        <w:t xml:space="preserve"> (87% del parque auditado)</w:t>
      </w:r>
      <w:r>
        <w:rPr>
          <w:rFonts w:ascii="Roboto" w:eastAsia="Roboto" w:hAnsi="Roboto" w:cs="Roboto"/>
          <w:color w:val="1F1F1F"/>
          <w:sz w:val="21"/>
          <w:szCs w:val="21"/>
        </w:rPr>
        <w:t xml:space="preserve"> están actualmente </w:t>
      </w:r>
      <w:r>
        <w:rPr>
          <w:rFonts w:ascii="Roboto" w:eastAsia="Roboto" w:hAnsi="Roboto" w:cs="Roboto"/>
          <w:b/>
          <w:bCs/>
          <w:color w:val="1F1F1F"/>
          <w:sz w:val="21"/>
          <w:szCs w:val="21"/>
        </w:rPr>
        <w:t>vulnerables</w:t>
      </w:r>
      <w:r>
        <w:rPr>
          <w:rFonts w:ascii="Roboto" w:eastAsia="Roboto" w:hAnsi="Roboto" w:cs="Roboto"/>
          <w:color w:val="1F1F1F"/>
          <w:sz w:val="21"/>
          <w:szCs w:val="21"/>
        </w:rPr>
        <w:t xml:space="preserve"> y requieren el parcheo de los paquetes </w:t>
      </w:r>
      <w:proofErr w:type="spellStart"/>
      <w:r>
        <w:rPr>
          <w:rFonts w:ascii="Courier New" w:eastAsia="Courier New" w:hAnsi="Courier New" w:cs="Courier New"/>
          <w:color w:val="444746"/>
          <w:sz w:val="21"/>
          <w:szCs w:val="21"/>
          <w:shd w:val="clear" w:color="auto" w:fill="DDE3EA"/>
        </w:rPr>
        <w:t>shim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 y </w:t>
      </w:r>
      <w:r>
        <w:rPr>
          <w:rFonts w:ascii="Courier New" w:eastAsia="Courier New" w:hAnsi="Courier New" w:cs="Courier New"/>
          <w:color w:val="444746"/>
          <w:sz w:val="21"/>
          <w:szCs w:val="21"/>
          <w:shd w:val="clear" w:color="auto" w:fill="DDE3EA"/>
        </w:rPr>
        <w:t>grub2</w:t>
      </w:r>
      <w:r>
        <w:rPr>
          <w:rFonts w:ascii="Roboto" w:eastAsia="Roboto" w:hAnsi="Roboto" w:cs="Roboto"/>
          <w:color w:val="1F1F1F"/>
          <w:sz w:val="21"/>
          <w:szCs w:val="21"/>
        </w:rPr>
        <w:t xml:space="preserve"> para reconocer la nueva clave </w:t>
      </w:r>
      <w:r>
        <w:rPr>
          <w:rFonts w:ascii="Roboto" w:eastAsia="Roboto" w:hAnsi="Roboto" w:cs="Roboto"/>
          <w:b/>
          <w:bCs/>
          <w:color w:val="1F1F1F"/>
          <w:sz w:val="21"/>
          <w:szCs w:val="21"/>
        </w:rPr>
        <w:t>Microsoft UEFI CA 2023</w:t>
      </w:r>
      <w:r>
        <w:rPr>
          <w:rFonts w:ascii="Roboto" w:eastAsia="Roboto" w:hAnsi="Roboto" w:cs="Roboto"/>
          <w:color w:val="1F1F1F"/>
          <w:sz w:val="21"/>
          <w:szCs w:val="21"/>
        </w:rPr>
        <w:t>. Esta es la acción de mayor impacto masivo para asegurar la continuidad operativa antes de junio de 2026.</w:t>
      </w:r>
    </w:p>
    <w:p w14:paraId="0242B41D" w14:textId="77777777" w:rsidR="004370F1" w:rsidRDefault="002F5270">
      <w:pPr>
        <w:numPr>
          <w:ilvl w:val="0"/>
          <w:numId w:val="3"/>
        </w:numPr>
        <w:shd w:val="clear" w:color="auto" w:fill="FFFFFF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</w:rPr>
        <w:t>Priorización Estratégica y Riesgo Alto (Conversión):</w:t>
      </w:r>
    </w:p>
    <w:p w14:paraId="54045C4E" w14:textId="77777777" w:rsidR="004370F1" w:rsidRDefault="002F5270">
      <w:pPr>
        <w:numPr>
          <w:ilvl w:val="1"/>
          <w:numId w:val="3"/>
        </w:numPr>
        <w:rPr>
          <w:rFonts w:ascii="Roboto" w:eastAsia="Roboto" w:hAnsi="Roboto" w:cs="Roboto"/>
          <w:color w:val="1F1F1F"/>
          <w:sz w:val="21"/>
          <w:szCs w:val="21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</w:rPr>
        <w:t xml:space="preserve">Priorizar la habilitación de </w:t>
      </w:r>
      <w:proofErr w:type="spellStart"/>
      <w:r>
        <w:rPr>
          <w:rFonts w:ascii="Roboto" w:eastAsia="Roboto" w:hAnsi="Roboto" w:cs="Roboto"/>
          <w:b/>
          <w:bCs/>
          <w:color w:val="1F1F1F"/>
          <w:sz w:val="21"/>
          <w:szCs w:val="21"/>
        </w:rPr>
        <w:t>Secure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</w:rPr>
        <w:t xml:space="preserve"> Boot en el Grupo A (93 </w:t>
      </w:r>
      <w:proofErr w:type="spellStart"/>
      <w:r>
        <w:rPr>
          <w:rFonts w:ascii="Roboto" w:eastAsia="Roboto" w:hAnsi="Roboto" w:cs="Roboto"/>
          <w:b/>
          <w:bCs/>
          <w:color w:val="1F1F1F"/>
          <w:sz w:val="21"/>
          <w:szCs w:val="21"/>
        </w:rPr>
        <w:t>VMs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</w:rPr>
        <w:t xml:space="preserve"> compatibles - EFI)</w:t>
      </w:r>
      <w:r>
        <w:rPr>
          <w:rFonts w:ascii="Roboto" w:eastAsia="Roboto" w:hAnsi="Roboto" w:cs="Roboto"/>
          <w:color w:val="1F1F1F"/>
          <w:sz w:val="21"/>
          <w:szCs w:val="21"/>
        </w:rPr>
        <w:t>, que solo requiere la actualización de paquetes y el enrolamiento de la llave MOK 2022.</w:t>
      </w:r>
    </w:p>
    <w:p w14:paraId="4655F6C7" w14:textId="77777777" w:rsidR="004370F1" w:rsidRDefault="002F5270">
      <w:pPr>
        <w:numPr>
          <w:ilvl w:val="1"/>
          <w:numId w:val="3"/>
        </w:numPr>
        <w:rPr>
          <w:rFonts w:ascii="Roboto" w:eastAsia="Roboto" w:hAnsi="Roboto" w:cs="Roboto"/>
          <w:color w:val="1F1F1F"/>
          <w:sz w:val="21"/>
          <w:szCs w:val="21"/>
          <w:highlight w:val="red"/>
        </w:rPr>
      </w:pPr>
      <w:r>
        <w:rPr>
          <w:rFonts w:ascii="Roboto" w:eastAsia="Roboto" w:hAnsi="Roboto" w:cs="Roboto"/>
          <w:color w:val="1F1F1F"/>
          <w:sz w:val="21"/>
          <w:szCs w:val="21"/>
          <w:highlight w:val="red"/>
        </w:rPr>
        <w:t xml:space="preserve">La conversión de las </w:t>
      </w: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red"/>
        </w:rPr>
        <w:t>83 máquinas del Grupo B (Legacy - BIOS)</w:t>
      </w:r>
      <w:r>
        <w:rPr>
          <w:rFonts w:ascii="Roboto" w:eastAsia="Roboto" w:hAnsi="Roboto" w:cs="Roboto"/>
          <w:color w:val="1F1F1F"/>
          <w:sz w:val="21"/>
          <w:szCs w:val="21"/>
          <w:highlight w:val="red"/>
        </w:rPr>
        <w:t xml:space="preserve"> representa el </w:t>
      </w: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red"/>
        </w:rPr>
        <w:t>riesgo más alto</w:t>
      </w:r>
      <w:r>
        <w:rPr>
          <w:rFonts w:ascii="Roboto" w:eastAsia="Roboto" w:hAnsi="Roboto" w:cs="Roboto"/>
          <w:color w:val="1F1F1F"/>
          <w:sz w:val="21"/>
          <w:szCs w:val="21"/>
          <w:highlight w:val="red"/>
        </w:rPr>
        <w:t xml:space="preserve"> del proyecto, ya que requiere la validación de </w:t>
      </w:r>
      <w:proofErr w:type="spellStart"/>
      <w:r>
        <w:rPr>
          <w:rFonts w:ascii="Roboto" w:eastAsia="Roboto" w:hAnsi="Roboto" w:cs="Roboto"/>
          <w:i/>
          <w:iCs/>
          <w:color w:val="1F1F1F"/>
          <w:sz w:val="21"/>
          <w:szCs w:val="21"/>
          <w:highlight w:val="red"/>
        </w:rPr>
        <w:t>backups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red"/>
        </w:rPr>
        <w:t xml:space="preserve"> y la conversión de MBR a GPT. La implementación en este grupo se recomienda ser la segunda fase y seguir estrictamente el protocolo.</w:t>
      </w:r>
    </w:p>
    <w:p w14:paraId="6AE903FC" w14:textId="77777777" w:rsidR="004370F1" w:rsidRDefault="002F5270">
      <w:pPr>
        <w:numPr>
          <w:ilvl w:val="0"/>
          <w:numId w:val="3"/>
        </w:numPr>
        <w:shd w:val="clear" w:color="auto" w:fill="FFFFFF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</w:rPr>
        <w:t>Acción Previa Obligatoria (Hardware):</w:t>
      </w:r>
    </w:p>
    <w:p w14:paraId="084AD6A2" w14:textId="77777777" w:rsidR="004370F1" w:rsidRDefault="002F5270">
      <w:pPr>
        <w:numPr>
          <w:ilvl w:val="1"/>
          <w:numId w:val="3"/>
        </w:numPr>
        <w:rPr>
          <w:rFonts w:ascii="Roboto" w:eastAsia="Roboto" w:hAnsi="Roboto" w:cs="Roboto"/>
          <w:color w:val="1F1F1F"/>
          <w:sz w:val="21"/>
          <w:szCs w:val="21"/>
        </w:rPr>
      </w:pPr>
      <w:r>
        <w:rPr>
          <w:rFonts w:ascii="Roboto" w:eastAsia="Roboto" w:hAnsi="Roboto" w:cs="Roboto"/>
          <w:color w:val="1F1F1F"/>
          <w:sz w:val="21"/>
          <w:szCs w:val="21"/>
        </w:rPr>
        <w:t xml:space="preserve">Es mandatorio ejecutar el </w:t>
      </w:r>
      <w:proofErr w:type="spellStart"/>
      <w:r>
        <w:rPr>
          <w:rFonts w:ascii="Roboto" w:eastAsia="Roboto" w:hAnsi="Roboto" w:cs="Roboto"/>
          <w:b/>
          <w:bCs/>
          <w:i/>
          <w:iCs/>
          <w:color w:val="1F1F1F"/>
          <w:sz w:val="21"/>
          <w:szCs w:val="21"/>
        </w:rPr>
        <w:t>Upgrade</w:t>
      </w:r>
      <w:proofErr w:type="spellEnd"/>
      <w:r>
        <w:rPr>
          <w:rFonts w:ascii="Roboto" w:eastAsia="Roboto" w:hAnsi="Roboto" w:cs="Roboto"/>
          <w:b/>
          <w:bCs/>
          <w:i/>
          <w:iCs/>
          <w:color w:val="1F1F1F"/>
          <w:sz w:val="21"/>
          <w:szCs w:val="21"/>
        </w:rPr>
        <w:t xml:space="preserve"> VM </w:t>
      </w:r>
      <w:proofErr w:type="spellStart"/>
      <w:r>
        <w:rPr>
          <w:rFonts w:ascii="Roboto" w:eastAsia="Roboto" w:hAnsi="Roboto" w:cs="Roboto"/>
          <w:b/>
          <w:bCs/>
          <w:i/>
          <w:iCs/>
          <w:color w:val="1F1F1F"/>
          <w:sz w:val="21"/>
          <w:szCs w:val="21"/>
        </w:rPr>
        <w:t>Compatibility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 para las </w:t>
      </w:r>
      <w:r>
        <w:rPr>
          <w:rFonts w:ascii="Roboto" w:eastAsia="Roboto" w:hAnsi="Roboto" w:cs="Roboto"/>
          <w:b/>
          <w:bCs/>
          <w:color w:val="1F1F1F"/>
          <w:sz w:val="21"/>
          <w:szCs w:val="21"/>
        </w:rPr>
        <w:t xml:space="preserve">45 </w:t>
      </w:r>
      <w:proofErr w:type="spellStart"/>
      <w:r>
        <w:rPr>
          <w:rFonts w:ascii="Roboto" w:eastAsia="Roboto" w:hAnsi="Roboto" w:cs="Roboto"/>
          <w:b/>
          <w:bCs/>
          <w:color w:val="1F1F1F"/>
          <w:sz w:val="21"/>
          <w:szCs w:val="21"/>
        </w:rPr>
        <w:t>VMs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</w:rPr>
        <w:t xml:space="preserve"> incompatibles</w:t>
      </w:r>
      <w:r>
        <w:rPr>
          <w:rFonts w:ascii="Roboto" w:eastAsia="Roboto" w:hAnsi="Roboto" w:cs="Roboto"/>
          <w:color w:val="1F1F1F"/>
          <w:sz w:val="21"/>
          <w:szCs w:val="21"/>
        </w:rPr>
        <w:t xml:space="preserve"> (VM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Version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 inferior a 13) antes de intentar cualquier otra acción de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Secure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 Boot o cambio de firmware.</w:t>
      </w:r>
    </w:p>
    <w:p w14:paraId="3A18B089" w14:textId="77777777" w:rsidR="004370F1" w:rsidRDefault="002F5270">
      <w:pPr>
        <w:numPr>
          <w:ilvl w:val="0"/>
          <w:numId w:val="3"/>
        </w:numPr>
        <w:shd w:val="clear" w:color="auto" w:fill="FFFFFF"/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</w:rPr>
        <w:t>Flota no Auditada:</w:t>
      </w:r>
    </w:p>
    <w:p w14:paraId="60394DA3" w14:textId="77777777" w:rsidR="004370F1" w:rsidRDefault="002F5270">
      <w:pPr>
        <w:numPr>
          <w:ilvl w:val="1"/>
          <w:numId w:val="3"/>
        </w:numPr>
        <w:rPr>
          <w:rFonts w:ascii="Roboto" w:eastAsia="Roboto" w:hAnsi="Roboto" w:cs="Roboto"/>
          <w:color w:val="1F1F1F"/>
          <w:sz w:val="21"/>
          <w:szCs w:val="21"/>
        </w:rPr>
      </w:pPr>
      <w:r>
        <w:rPr>
          <w:rFonts w:ascii="Roboto" w:eastAsia="Roboto" w:hAnsi="Roboto" w:cs="Roboto"/>
          <w:color w:val="1F1F1F"/>
          <w:sz w:val="21"/>
          <w:szCs w:val="21"/>
        </w:rPr>
        <w:t xml:space="preserve">Los </w:t>
      </w:r>
      <w:r>
        <w:rPr>
          <w:rFonts w:ascii="Roboto" w:eastAsia="Roboto" w:hAnsi="Roboto" w:cs="Roboto"/>
          <w:b/>
          <w:bCs/>
          <w:color w:val="1F1F1F"/>
          <w:sz w:val="21"/>
          <w:szCs w:val="21"/>
        </w:rPr>
        <w:t>99 activos restantes</w:t>
      </w:r>
      <w:r>
        <w:rPr>
          <w:rFonts w:ascii="Roboto" w:eastAsia="Roboto" w:hAnsi="Roboto" w:cs="Roboto"/>
          <w:color w:val="1F1F1F"/>
          <w:sz w:val="21"/>
          <w:szCs w:val="21"/>
        </w:rPr>
        <w:t xml:space="preserve"> (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Appliances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>, Nodos de Contenedores y Plantillas) deben ser auditados por sus equipos técnicos respectivo</w:t>
      </w:r>
      <w:ins w:id="17" w:author="Julian Lamadrid" w:date="2026-02-06T13:53:00Z">
        <w:r>
          <w:rPr>
            <w:rFonts w:ascii="Roboto" w:eastAsia="Roboto" w:hAnsi="Roboto" w:cs="Roboto"/>
            <w:color w:val="1F1F1F"/>
            <w:sz w:val="21"/>
            <w:szCs w:val="21"/>
          </w:rPr>
          <w:t>s</w:t>
        </w:r>
      </w:ins>
      <w:r>
        <w:rPr>
          <w:rFonts w:ascii="Roboto" w:eastAsia="Roboto" w:hAnsi="Roboto" w:cs="Roboto"/>
          <w:color w:val="1F1F1F"/>
          <w:sz w:val="21"/>
          <w:szCs w:val="21"/>
        </w:rPr>
        <w:t xml:space="preserve">, ya que su estado actual no se refleja en este informe y constituyen un riesgo residual para el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ecosoftware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>.</w:t>
      </w:r>
    </w:p>
    <w:p w14:paraId="11644633" w14:textId="77777777" w:rsidR="004370F1" w:rsidRDefault="002F5270">
      <w:pPr>
        <w:numPr>
          <w:ilvl w:val="0"/>
          <w:numId w:val="3"/>
        </w:numPr>
        <w:rPr>
          <w:b/>
          <w:bCs/>
          <w:color w:val="1F1F1F"/>
        </w:rPr>
      </w:pPr>
      <w:r>
        <w:rPr>
          <w:b/>
          <w:bCs/>
          <w:color w:val="1F1F1F"/>
        </w:rPr>
        <w:t>Deep Security:</w:t>
      </w:r>
    </w:p>
    <w:p w14:paraId="4EE5E027" w14:textId="77777777" w:rsidR="004370F1" w:rsidRDefault="002F5270">
      <w:pPr>
        <w:numPr>
          <w:ilvl w:val="1"/>
          <w:numId w:val="3"/>
        </w:numPr>
        <w:spacing w:after="360"/>
        <w:rPr>
          <w:color w:val="1F1F1F"/>
        </w:rPr>
      </w:pPr>
      <w:r>
        <w:rPr>
          <w:color w:val="1F1F1F"/>
        </w:rPr>
        <w:t xml:space="preserve">Validar reportes, con </w:t>
      </w:r>
      <w:proofErr w:type="spellStart"/>
      <w:r>
        <w:rPr>
          <w:color w:val="1F1F1F"/>
        </w:rPr>
        <w:t>vms</w:t>
      </w:r>
      <w:proofErr w:type="spellEnd"/>
      <w:r>
        <w:rPr>
          <w:color w:val="1F1F1F"/>
        </w:rPr>
        <w:t xml:space="preserve"> con </w:t>
      </w:r>
      <w:proofErr w:type="spellStart"/>
      <w:r>
        <w:rPr>
          <w:color w:val="1F1F1F"/>
        </w:rPr>
        <w:t>secureBoot</w:t>
      </w:r>
      <w:proofErr w:type="spellEnd"/>
      <w:r>
        <w:rPr>
          <w:color w:val="1F1F1F"/>
        </w:rPr>
        <w:t xml:space="preserve"> activado.</w:t>
      </w:r>
    </w:p>
    <w:p w14:paraId="63D518E6" w14:textId="77777777" w:rsidR="004370F1" w:rsidRDefault="004370F1">
      <w:pPr>
        <w:spacing w:after="240"/>
        <w:rPr>
          <w:color w:val="1F1F1F"/>
        </w:rPr>
      </w:pPr>
    </w:p>
    <w:p w14:paraId="01291C81" w14:textId="77777777" w:rsidR="004370F1" w:rsidRDefault="004370F1"/>
    <w:sectPr w:rsidR="004370F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1" w:fontKey="{0A3E8B5E-F81E-4D4C-9264-16D89759CB2D}"/>
    <w:embedBold r:id="rId2" w:fontKey="{B736972C-1991-486D-8FAC-8EBA4392484B}"/>
    <w:embedItalic r:id="rId3" w:fontKey="{65DA56F9-51C0-424E-B9B3-5A8266833241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4" w:fontKey="{16F596C8-8A64-4A6E-8156-DBF6896D8FA4}"/>
    <w:embedBold r:id="rId5" w:fontKey="{3C591E89-5DC1-4D61-984C-D364F8D4AC9C}"/>
    <w:embedItalic r:id="rId6" w:fontKey="{0B3FC7E5-6563-4BF2-AF56-A8C62C11F3E8}"/>
    <w:embedBoldItalic r:id="rId7" w:fontKey="{12CDD002-0D21-4386-87DC-BF2D6C9C5D4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E4BD4A29-1552-40A2-B8FC-E16AA70FE6B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66DD07E2-B57F-4DF5-9EC2-0AF8D182A26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F5507"/>
    <w:multiLevelType w:val="multilevel"/>
    <w:tmpl w:val="8AF202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C24388"/>
    <w:multiLevelType w:val="multilevel"/>
    <w:tmpl w:val="D06C7E4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A7D6D1B"/>
    <w:multiLevelType w:val="multilevel"/>
    <w:tmpl w:val="FC28509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B7032DE"/>
    <w:multiLevelType w:val="multilevel"/>
    <w:tmpl w:val="481E11D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7E8709A"/>
    <w:multiLevelType w:val="multilevel"/>
    <w:tmpl w:val="4784F8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9121772"/>
    <w:multiLevelType w:val="multilevel"/>
    <w:tmpl w:val="4DC0318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1477D8D"/>
    <w:multiLevelType w:val="multilevel"/>
    <w:tmpl w:val="C3FE6B6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9F67AF6"/>
    <w:multiLevelType w:val="multilevel"/>
    <w:tmpl w:val="114ACB3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DDB5A6D"/>
    <w:multiLevelType w:val="multilevel"/>
    <w:tmpl w:val="887EAD8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04346EE"/>
    <w:multiLevelType w:val="multilevel"/>
    <w:tmpl w:val="BC66137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88078370">
    <w:abstractNumId w:val="7"/>
  </w:num>
  <w:num w:numId="2" w16cid:durableId="996419277">
    <w:abstractNumId w:val="0"/>
  </w:num>
  <w:num w:numId="3" w16cid:durableId="173617043">
    <w:abstractNumId w:val="3"/>
  </w:num>
  <w:num w:numId="4" w16cid:durableId="1390112247">
    <w:abstractNumId w:val="5"/>
  </w:num>
  <w:num w:numId="5" w16cid:durableId="1952979725">
    <w:abstractNumId w:val="6"/>
  </w:num>
  <w:num w:numId="6" w16cid:durableId="2003116751">
    <w:abstractNumId w:val="8"/>
  </w:num>
  <w:num w:numId="7" w16cid:durableId="962345439">
    <w:abstractNumId w:val="4"/>
  </w:num>
  <w:num w:numId="8" w16cid:durableId="1071076141">
    <w:abstractNumId w:val="1"/>
  </w:num>
  <w:num w:numId="9" w16cid:durableId="1400664484">
    <w:abstractNumId w:val="9"/>
  </w:num>
  <w:num w:numId="10" w16cid:durableId="3341905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70F1"/>
    <w:rsid w:val="002F5270"/>
    <w:rsid w:val="004370F1"/>
    <w:rsid w:val="00873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6633A112"/>
  <w15:docId w15:val="{81BB3C93-1981-4F22-B40F-0AAB09AF4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00"/>
      <w:outlineLvl w:val="0"/>
    </w:pPr>
    <w:rPr>
      <w:rFonts w:ascii="Trebuchet MS" w:eastAsia="Trebuchet MS" w:hAnsi="Trebuchet MS" w:cs="Trebuchet MS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/>
      <w:outlineLvl w:val="1"/>
    </w:pPr>
    <w:rPr>
      <w:rFonts w:ascii="Trebuchet MS" w:eastAsia="Trebuchet MS" w:hAnsi="Trebuchet MS" w:cs="Trebuchet MS"/>
      <w:b/>
      <w:bCs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160"/>
      <w:outlineLvl w:val="2"/>
    </w:pPr>
    <w:rPr>
      <w:rFonts w:ascii="Trebuchet MS" w:eastAsia="Trebuchet MS" w:hAnsi="Trebuchet MS" w:cs="Trebuchet MS"/>
      <w:b/>
      <w:bCs/>
      <w:color w:val="666666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</w:pPr>
    <w:rPr>
      <w:rFonts w:ascii="Trebuchet MS" w:eastAsia="Trebuchet MS" w:hAnsi="Trebuchet MS" w:cs="Trebuchet MS"/>
      <w:sz w:val="42"/>
      <w:szCs w:val="4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200"/>
    </w:pPr>
    <w:rPr>
      <w:rFonts w:ascii="Trebuchet MS" w:eastAsia="Trebuchet MS" w:hAnsi="Trebuchet MS" w:cs="Trebuchet MS"/>
      <w:i/>
      <w:iCs/>
      <w:color w:val="666666"/>
      <w:sz w:val="26"/>
      <w:szCs w:val="26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979</Words>
  <Characters>5385</Characters>
  <Application>Microsoft Office Word</Application>
  <DocSecurity>0</DocSecurity>
  <Lines>44</Lines>
  <Paragraphs>12</Paragraphs>
  <ScaleCrop>false</ScaleCrop>
  <Company/>
  <LinksUpToDate>false</LinksUpToDate>
  <CharactersWithSpaces>6352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Julián Esteban Lamadrid</cp:lastModifiedBy>
  <cp:revision>2</cp:revision>
  <dcterms:created xsi:type="dcterms:W3CDTF">2026-02-06T13:54:00Z</dcterms:created>
  <dcterms:modified xsi:type="dcterms:W3CDTF">2026-02-06T13:56:00Z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1e2662a-0625-4560-92a8-8decd38b51d5_Enabled">
    <vt:lpwstr>true</vt:lpwstr>
  </property>
  <property fmtid="{D5CDD505-2E9C-101B-9397-08002B2CF9AE}" pid="3" name="MSIP_Label_71e2662a-0625-4560-92a8-8decd38b51d5_SetDate">
    <vt:lpwstr>2026-02-06T13:56:22Z</vt:lpwstr>
  </property>
  <property fmtid="{D5CDD505-2E9C-101B-9397-08002B2CF9AE}" pid="4" name="MSIP_Label_71e2662a-0625-4560-92a8-8decd38b51d5_Method">
    <vt:lpwstr>Standard</vt:lpwstr>
  </property>
  <property fmtid="{D5CDD505-2E9C-101B-9397-08002B2CF9AE}" pid="5" name="MSIP_Label_71e2662a-0625-4560-92a8-8decd38b51d5_Name">
    <vt:lpwstr>Sensible</vt:lpwstr>
  </property>
  <property fmtid="{D5CDD505-2E9C-101B-9397-08002B2CF9AE}" pid="6" name="MSIP_Label_71e2662a-0625-4560-92a8-8decd38b51d5_SiteId">
    <vt:lpwstr>4b51496e-4cf2-4728-b551-2bdc71444141</vt:lpwstr>
  </property>
  <property fmtid="{D5CDD505-2E9C-101B-9397-08002B2CF9AE}" pid="7" name="MSIP_Label_71e2662a-0625-4560-92a8-8decd38b51d5_ActionId">
    <vt:lpwstr>ebe54a41-ef8e-477b-9a7c-6096020989d4</vt:lpwstr>
  </property>
  <property fmtid="{D5CDD505-2E9C-101B-9397-08002B2CF9AE}" pid="8" name="MSIP_Label_71e2662a-0625-4560-92a8-8decd38b51d5_ContentBits">
    <vt:lpwstr>0</vt:lpwstr>
  </property>
  <property fmtid="{D5CDD505-2E9C-101B-9397-08002B2CF9AE}" pid="9" name="MSIP_Label_71e2662a-0625-4560-92a8-8decd38b51d5_Tag">
    <vt:lpwstr>10, 3, 0, 1</vt:lpwstr>
  </property>
</Properties>
</file>